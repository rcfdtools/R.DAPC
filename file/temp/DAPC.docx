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5E0FC4" w14:textId="77777777" w:rsidR="001B3AA4" w:rsidRPr="00860A09" w:rsidRDefault="001B3AA4" w:rsidP="00860A09">
      <w:pPr>
        <w:spacing w:after="0" w:line="240" w:lineRule="auto"/>
        <w:rPr>
          <w:rFonts w:ascii="Arial" w:hAnsi="Arial" w:cs="Arial"/>
          <w:b/>
          <w:sz w:val="20"/>
          <w:szCs w:val="20"/>
        </w:rPr>
      </w:pPr>
      <w:r w:rsidRPr="00860A09">
        <w:rPr>
          <w:rFonts w:ascii="Arial" w:hAnsi="Arial" w:cs="Arial"/>
          <w:b/>
          <w:noProof/>
          <w:sz w:val="20"/>
          <w:szCs w:val="20"/>
          <w:lang w:val="en-US"/>
        </w:rPr>
        <w:drawing>
          <wp:anchor distT="0" distB="0" distL="114300" distR="114300" simplePos="0" relativeHeight="251658240" behindDoc="1" locked="0" layoutInCell="1" allowOverlap="1" wp14:anchorId="175E1156" wp14:editId="175E1157">
            <wp:simplePos x="0" y="0"/>
            <wp:positionH relativeFrom="column">
              <wp:posOffset>4332786</wp:posOffset>
            </wp:positionH>
            <wp:positionV relativeFrom="paragraph">
              <wp:posOffset>-412223</wp:posOffset>
            </wp:positionV>
            <wp:extent cx="1857375" cy="705485"/>
            <wp:effectExtent l="0" t="0" r="9525" b="0"/>
            <wp:wrapNone/>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jpg.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57375" cy="705485"/>
                    </a:xfrm>
                    <a:prstGeom prst="rect">
                      <a:avLst/>
                    </a:prstGeom>
                  </pic:spPr>
                </pic:pic>
              </a:graphicData>
            </a:graphic>
            <wp14:sizeRelH relativeFrom="page">
              <wp14:pctWidth>0</wp14:pctWidth>
            </wp14:sizeRelH>
            <wp14:sizeRelV relativeFrom="page">
              <wp14:pctHeight>0</wp14:pctHeight>
            </wp14:sizeRelV>
          </wp:anchor>
        </w:drawing>
      </w:r>
      <w:r w:rsidRPr="1348DC1D">
        <w:rPr>
          <w:rFonts w:ascii="Arial" w:hAnsi="Arial" w:cs="Arial"/>
          <w:b/>
          <w:bCs/>
          <w:sz w:val="20"/>
          <w:szCs w:val="20"/>
        </w:rPr>
        <w:t>ESCUELA COLOMBIANA DE INGENIERÍA JULIO GARAVITO</w:t>
      </w:r>
    </w:p>
    <w:p w14:paraId="175E0FC5" w14:textId="77777777" w:rsidR="001B3AA4" w:rsidRPr="00860A09" w:rsidRDefault="001B3AA4" w:rsidP="00413F86">
      <w:pPr>
        <w:spacing w:after="0" w:line="240" w:lineRule="auto"/>
        <w:rPr>
          <w:rFonts w:ascii="Arial" w:hAnsi="Arial" w:cs="Arial"/>
          <w:b/>
          <w:sz w:val="20"/>
          <w:szCs w:val="20"/>
        </w:rPr>
      </w:pPr>
      <w:proofErr w:type="spellStart"/>
      <w:r w:rsidRPr="00860A09">
        <w:rPr>
          <w:rFonts w:ascii="Arial" w:hAnsi="Arial" w:cs="Arial"/>
          <w:b/>
          <w:sz w:val="20"/>
          <w:szCs w:val="20"/>
        </w:rPr>
        <w:t>Microcurrículo</w:t>
      </w:r>
      <w:proofErr w:type="spellEnd"/>
      <w:r w:rsidRPr="00860A09">
        <w:rPr>
          <w:rFonts w:ascii="Arial" w:hAnsi="Arial" w:cs="Arial"/>
          <w:b/>
          <w:sz w:val="20"/>
          <w:szCs w:val="20"/>
        </w:rPr>
        <w:t xml:space="preserve"> de asignaturas</w:t>
      </w:r>
      <w:r w:rsidR="003D67E9" w:rsidRPr="00860A09">
        <w:rPr>
          <w:rFonts w:ascii="Arial" w:hAnsi="Arial" w:cs="Arial"/>
          <w:b/>
          <w:sz w:val="20"/>
          <w:szCs w:val="20"/>
        </w:rPr>
        <w:t xml:space="preserve"> de programas de pregrado</w:t>
      </w:r>
    </w:p>
    <w:p w14:paraId="175E0FC6" w14:textId="77777777" w:rsidR="001B3AA4" w:rsidRPr="00860A09" w:rsidRDefault="001B3AA4" w:rsidP="00413F86">
      <w:pPr>
        <w:spacing w:after="0" w:line="240" w:lineRule="auto"/>
        <w:rPr>
          <w:rFonts w:ascii="Arial" w:hAnsi="Arial" w:cs="Arial"/>
          <w:b/>
          <w:sz w:val="20"/>
          <w:szCs w:val="20"/>
        </w:rPr>
      </w:pPr>
    </w:p>
    <w:p w14:paraId="175E0FC7" w14:textId="77777777" w:rsidR="001B3AA4" w:rsidRPr="00860A09" w:rsidRDefault="001B3AA4" w:rsidP="00413F86">
      <w:pPr>
        <w:spacing w:after="0" w:line="240" w:lineRule="auto"/>
        <w:rPr>
          <w:rFonts w:ascii="Arial" w:hAnsi="Arial" w:cs="Arial"/>
          <w:b/>
          <w:sz w:val="20"/>
          <w:szCs w:val="20"/>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3"/>
        <w:gridCol w:w="1968"/>
        <w:gridCol w:w="1188"/>
        <w:gridCol w:w="923"/>
        <w:gridCol w:w="636"/>
        <w:gridCol w:w="1145"/>
        <w:gridCol w:w="1878"/>
      </w:tblGrid>
      <w:tr w:rsidR="001B3AA4" w:rsidRPr="00860A09" w14:paraId="175E0FCA" w14:textId="77777777" w:rsidTr="00413F86">
        <w:tc>
          <w:tcPr>
            <w:tcW w:w="2123" w:type="dxa"/>
            <w:tcBorders>
              <w:right w:val="single" w:sz="4" w:space="0" w:color="auto"/>
            </w:tcBorders>
          </w:tcPr>
          <w:p w14:paraId="175E0FC8" w14:textId="77777777" w:rsidR="001B3AA4" w:rsidRPr="00860A09" w:rsidRDefault="001B3AA4" w:rsidP="00860A09">
            <w:pPr>
              <w:pStyle w:val="ListParagraph"/>
              <w:numPr>
                <w:ilvl w:val="0"/>
                <w:numId w:val="7"/>
              </w:numPr>
              <w:ind w:left="318" w:hanging="426"/>
              <w:rPr>
                <w:rFonts w:ascii="Arial" w:hAnsi="Arial" w:cs="Arial"/>
                <w:b/>
                <w:sz w:val="20"/>
                <w:szCs w:val="20"/>
              </w:rPr>
            </w:pPr>
            <w:r w:rsidRPr="00860A09">
              <w:rPr>
                <w:rFonts w:ascii="Arial" w:hAnsi="Arial" w:cs="Arial"/>
                <w:b/>
                <w:sz w:val="20"/>
                <w:szCs w:val="20"/>
              </w:rPr>
              <w:t>ASIGNATURA</w:t>
            </w:r>
            <w:r w:rsidR="00386C92" w:rsidRPr="00860A09">
              <w:rPr>
                <w:rFonts w:ascii="Arial" w:hAnsi="Arial" w:cs="Arial"/>
                <w:b/>
                <w:sz w:val="20"/>
                <w:szCs w:val="20"/>
              </w:rPr>
              <w:t>:</w:t>
            </w:r>
          </w:p>
        </w:tc>
        <w:tc>
          <w:tcPr>
            <w:tcW w:w="7738" w:type="dxa"/>
            <w:gridSpan w:val="6"/>
            <w:tcBorders>
              <w:top w:val="single" w:sz="4" w:space="0" w:color="auto"/>
              <w:left w:val="single" w:sz="4" w:space="0" w:color="auto"/>
              <w:bottom w:val="single" w:sz="4" w:space="0" w:color="auto"/>
              <w:right w:val="single" w:sz="4" w:space="0" w:color="auto"/>
            </w:tcBorders>
          </w:tcPr>
          <w:p w14:paraId="175E0FC9" w14:textId="6D99531E" w:rsidR="001B3AA4" w:rsidRPr="00860A09" w:rsidRDefault="003E2E5C" w:rsidP="00860A09">
            <w:pPr>
              <w:ind w:left="318" w:hanging="426"/>
              <w:rPr>
                <w:rFonts w:ascii="Arial" w:hAnsi="Arial" w:cs="Arial"/>
                <w:sz w:val="20"/>
                <w:szCs w:val="20"/>
              </w:rPr>
            </w:pPr>
            <w:r>
              <w:rPr>
                <w:rFonts w:ascii="Arial" w:hAnsi="Arial" w:cs="Arial"/>
                <w:sz w:val="20"/>
                <w:szCs w:val="20"/>
              </w:rPr>
              <w:t xml:space="preserve"> D</w:t>
            </w:r>
            <w:r w:rsidR="00F77F4E">
              <w:rPr>
                <w:rFonts w:ascii="Arial" w:hAnsi="Arial" w:cs="Arial"/>
                <w:sz w:val="20"/>
                <w:szCs w:val="20"/>
              </w:rPr>
              <w:t xml:space="preserve">ibujo Asistido </w:t>
            </w:r>
            <w:r>
              <w:rPr>
                <w:rFonts w:ascii="Arial" w:hAnsi="Arial" w:cs="Arial"/>
                <w:sz w:val="20"/>
                <w:szCs w:val="20"/>
              </w:rPr>
              <w:t>por Computador</w:t>
            </w:r>
          </w:p>
        </w:tc>
      </w:tr>
      <w:tr w:rsidR="001B3AA4" w:rsidRPr="00860A09" w14:paraId="175E0FCD" w14:textId="77777777" w:rsidTr="00413F86">
        <w:tc>
          <w:tcPr>
            <w:tcW w:w="2123" w:type="dxa"/>
          </w:tcPr>
          <w:p w14:paraId="175E0FCB" w14:textId="77777777" w:rsidR="001B3AA4" w:rsidRPr="00860A09" w:rsidRDefault="001B3AA4" w:rsidP="00860A09">
            <w:pPr>
              <w:ind w:left="318" w:hanging="426"/>
              <w:rPr>
                <w:rFonts w:ascii="Arial" w:hAnsi="Arial" w:cs="Arial"/>
                <w:b/>
                <w:sz w:val="20"/>
                <w:szCs w:val="20"/>
              </w:rPr>
            </w:pPr>
          </w:p>
        </w:tc>
        <w:tc>
          <w:tcPr>
            <w:tcW w:w="7738" w:type="dxa"/>
            <w:gridSpan w:val="6"/>
            <w:tcBorders>
              <w:top w:val="single" w:sz="4" w:space="0" w:color="auto"/>
            </w:tcBorders>
          </w:tcPr>
          <w:p w14:paraId="10168EE8" w14:textId="77777777" w:rsidR="001B3AA4" w:rsidRDefault="001B3AA4" w:rsidP="00860A09">
            <w:pPr>
              <w:ind w:left="318" w:hanging="426"/>
              <w:rPr>
                <w:rFonts w:ascii="Arial" w:hAnsi="Arial" w:cs="Arial"/>
                <w:b/>
                <w:sz w:val="20"/>
                <w:szCs w:val="20"/>
              </w:rPr>
            </w:pPr>
          </w:p>
          <w:p w14:paraId="175E0FCC" w14:textId="364BAC1C" w:rsidR="00C6353B" w:rsidRPr="00860A09" w:rsidRDefault="00C6353B" w:rsidP="00860A09">
            <w:pPr>
              <w:ind w:left="318" w:hanging="426"/>
              <w:rPr>
                <w:rFonts w:ascii="Arial" w:hAnsi="Arial" w:cs="Arial"/>
                <w:b/>
                <w:sz w:val="20"/>
                <w:szCs w:val="20"/>
              </w:rPr>
            </w:pPr>
          </w:p>
        </w:tc>
      </w:tr>
      <w:tr w:rsidR="00386C92" w:rsidRPr="00860A09" w14:paraId="175E0FD0" w14:textId="77777777" w:rsidTr="00413F86">
        <w:tc>
          <w:tcPr>
            <w:tcW w:w="6202" w:type="dxa"/>
            <w:gridSpan w:val="4"/>
            <w:tcBorders>
              <w:right w:val="single" w:sz="4" w:space="0" w:color="auto"/>
            </w:tcBorders>
          </w:tcPr>
          <w:p w14:paraId="175E0FCE" w14:textId="77777777" w:rsidR="00386C92" w:rsidRPr="00860A09" w:rsidRDefault="00386C92" w:rsidP="00860A09">
            <w:pPr>
              <w:pStyle w:val="ListParagraph"/>
              <w:numPr>
                <w:ilvl w:val="0"/>
                <w:numId w:val="7"/>
              </w:numPr>
              <w:ind w:left="318" w:hanging="426"/>
              <w:rPr>
                <w:rFonts w:ascii="Arial" w:hAnsi="Arial" w:cs="Arial"/>
                <w:b/>
                <w:sz w:val="20"/>
                <w:szCs w:val="20"/>
              </w:rPr>
            </w:pPr>
            <w:r w:rsidRPr="00860A09">
              <w:rPr>
                <w:rFonts w:ascii="Arial" w:hAnsi="Arial" w:cs="Arial"/>
                <w:b/>
                <w:sz w:val="20"/>
                <w:szCs w:val="20"/>
              </w:rPr>
              <w:t>UNIDAD ACADÉMICA QUE OFRECE LA ASIGNATURA:</w:t>
            </w:r>
          </w:p>
        </w:tc>
        <w:tc>
          <w:tcPr>
            <w:tcW w:w="3659" w:type="dxa"/>
            <w:gridSpan w:val="3"/>
            <w:tcBorders>
              <w:top w:val="single" w:sz="4" w:space="0" w:color="auto"/>
              <w:left w:val="single" w:sz="4" w:space="0" w:color="auto"/>
              <w:bottom w:val="single" w:sz="4" w:space="0" w:color="auto"/>
              <w:right w:val="single" w:sz="4" w:space="0" w:color="auto"/>
            </w:tcBorders>
          </w:tcPr>
          <w:p w14:paraId="175E0FCF" w14:textId="2AC8A5E1" w:rsidR="00386C92" w:rsidRPr="00860A09" w:rsidRDefault="00FC2F0A" w:rsidP="00860A09">
            <w:pPr>
              <w:ind w:left="318" w:hanging="426"/>
              <w:rPr>
                <w:rFonts w:ascii="Arial" w:hAnsi="Arial" w:cs="Arial"/>
                <w:sz w:val="20"/>
                <w:szCs w:val="20"/>
              </w:rPr>
            </w:pPr>
            <w:r>
              <w:rPr>
                <w:rFonts w:ascii="Arial" w:hAnsi="Arial" w:cs="Arial"/>
                <w:sz w:val="20"/>
                <w:szCs w:val="20"/>
              </w:rPr>
              <w:t>Centro de Estudios en Energía</w:t>
            </w:r>
          </w:p>
        </w:tc>
      </w:tr>
      <w:tr w:rsidR="001B3AA4" w:rsidRPr="00860A09" w14:paraId="175E0FD3" w14:textId="77777777" w:rsidTr="00413F86">
        <w:tc>
          <w:tcPr>
            <w:tcW w:w="6202" w:type="dxa"/>
            <w:gridSpan w:val="4"/>
          </w:tcPr>
          <w:p w14:paraId="175E0FD1" w14:textId="4C7520DD" w:rsidR="00C6353B" w:rsidRPr="00860A09" w:rsidRDefault="00C6353B" w:rsidP="003F1760">
            <w:pPr>
              <w:ind w:left="318" w:firstLine="39"/>
              <w:rPr>
                <w:rFonts w:ascii="Arial" w:hAnsi="Arial" w:cs="Arial"/>
                <w:b/>
                <w:sz w:val="20"/>
                <w:szCs w:val="20"/>
              </w:rPr>
            </w:pPr>
          </w:p>
        </w:tc>
        <w:tc>
          <w:tcPr>
            <w:tcW w:w="3659" w:type="dxa"/>
            <w:gridSpan w:val="3"/>
          </w:tcPr>
          <w:p w14:paraId="175E0FD2" w14:textId="77777777" w:rsidR="001B3AA4" w:rsidRPr="00860A09" w:rsidRDefault="001B3AA4" w:rsidP="00860A09">
            <w:pPr>
              <w:ind w:left="318" w:hanging="426"/>
              <w:rPr>
                <w:rFonts w:ascii="Arial" w:hAnsi="Arial" w:cs="Arial"/>
                <w:b/>
                <w:sz w:val="20"/>
                <w:szCs w:val="20"/>
              </w:rPr>
            </w:pPr>
          </w:p>
        </w:tc>
      </w:tr>
      <w:tr w:rsidR="00386C92" w:rsidRPr="00860A09" w14:paraId="175E0FD9" w14:textId="77777777" w:rsidTr="008B4462">
        <w:tc>
          <w:tcPr>
            <w:tcW w:w="2123" w:type="dxa"/>
            <w:tcBorders>
              <w:right w:val="single" w:sz="4" w:space="0" w:color="auto"/>
            </w:tcBorders>
          </w:tcPr>
          <w:p w14:paraId="175E0FD4" w14:textId="77777777" w:rsidR="001B3AA4" w:rsidRPr="00860A09" w:rsidRDefault="00386C92" w:rsidP="00860A09">
            <w:pPr>
              <w:pStyle w:val="ListParagraph"/>
              <w:numPr>
                <w:ilvl w:val="0"/>
                <w:numId w:val="7"/>
              </w:numPr>
              <w:ind w:left="318" w:hanging="426"/>
              <w:rPr>
                <w:rFonts w:ascii="Arial" w:hAnsi="Arial" w:cs="Arial"/>
                <w:b/>
                <w:sz w:val="20"/>
                <w:szCs w:val="20"/>
              </w:rPr>
            </w:pPr>
            <w:r w:rsidRPr="00860A09">
              <w:rPr>
                <w:rFonts w:ascii="Arial" w:hAnsi="Arial" w:cs="Arial"/>
                <w:b/>
                <w:sz w:val="20"/>
                <w:szCs w:val="20"/>
              </w:rPr>
              <w:t>CÓDIGO</w:t>
            </w:r>
            <w:r w:rsidR="008B4462" w:rsidRPr="00860A09">
              <w:rPr>
                <w:rFonts w:ascii="Arial" w:hAnsi="Arial" w:cs="Arial"/>
                <w:b/>
                <w:sz w:val="20"/>
                <w:szCs w:val="20"/>
              </w:rPr>
              <w:t xml:space="preserve"> MNEMÓNICO</w:t>
            </w:r>
            <w:r w:rsidRPr="00860A09">
              <w:rPr>
                <w:rFonts w:ascii="Arial" w:hAnsi="Arial" w:cs="Arial"/>
                <w:b/>
                <w:sz w:val="20"/>
                <w:szCs w:val="20"/>
              </w:rPr>
              <w:t>:</w:t>
            </w:r>
          </w:p>
        </w:tc>
        <w:tc>
          <w:tcPr>
            <w:tcW w:w="1968" w:type="dxa"/>
            <w:tcBorders>
              <w:top w:val="single" w:sz="4" w:space="0" w:color="auto"/>
              <w:left w:val="single" w:sz="4" w:space="0" w:color="auto"/>
              <w:bottom w:val="single" w:sz="4" w:space="0" w:color="auto"/>
              <w:right w:val="single" w:sz="4" w:space="0" w:color="auto"/>
            </w:tcBorders>
          </w:tcPr>
          <w:p w14:paraId="175E0FD5" w14:textId="620F8E6C" w:rsidR="001B3AA4" w:rsidRPr="00860A09" w:rsidRDefault="003E2E5C" w:rsidP="00860A09">
            <w:pPr>
              <w:ind w:left="318" w:hanging="426"/>
              <w:jc w:val="center"/>
              <w:rPr>
                <w:rFonts w:ascii="Arial" w:hAnsi="Arial" w:cs="Arial"/>
                <w:b/>
                <w:sz w:val="20"/>
                <w:szCs w:val="20"/>
              </w:rPr>
            </w:pPr>
            <w:r>
              <w:rPr>
                <w:rFonts w:ascii="Arial" w:hAnsi="Arial" w:cs="Arial"/>
                <w:b/>
                <w:sz w:val="20"/>
                <w:szCs w:val="20"/>
              </w:rPr>
              <w:t>D</w:t>
            </w:r>
            <w:r w:rsidR="00F77F4E">
              <w:rPr>
                <w:rFonts w:ascii="Arial" w:hAnsi="Arial" w:cs="Arial"/>
                <w:b/>
                <w:sz w:val="20"/>
                <w:szCs w:val="20"/>
              </w:rPr>
              <w:t>A</w:t>
            </w:r>
            <w:r>
              <w:rPr>
                <w:rFonts w:ascii="Arial" w:hAnsi="Arial" w:cs="Arial"/>
                <w:b/>
                <w:sz w:val="20"/>
                <w:szCs w:val="20"/>
              </w:rPr>
              <w:t>PC</w:t>
            </w:r>
          </w:p>
        </w:tc>
        <w:tc>
          <w:tcPr>
            <w:tcW w:w="2111" w:type="dxa"/>
            <w:gridSpan w:val="2"/>
            <w:tcBorders>
              <w:left w:val="single" w:sz="4" w:space="0" w:color="auto"/>
            </w:tcBorders>
          </w:tcPr>
          <w:p w14:paraId="175E0FD6" w14:textId="77777777" w:rsidR="001B3AA4" w:rsidRPr="00860A09" w:rsidRDefault="001B3AA4" w:rsidP="00860A09">
            <w:pPr>
              <w:ind w:left="318" w:hanging="426"/>
              <w:jc w:val="center"/>
              <w:rPr>
                <w:rFonts w:ascii="Arial" w:hAnsi="Arial" w:cs="Arial"/>
                <w:sz w:val="20"/>
                <w:szCs w:val="20"/>
              </w:rPr>
            </w:pPr>
          </w:p>
        </w:tc>
        <w:tc>
          <w:tcPr>
            <w:tcW w:w="1781" w:type="dxa"/>
            <w:gridSpan w:val="2"/>
            <w:tcBorders>
              <w:left w:val="nil"/>
            </w:tcBorders>
          </w:tcPr>
          <w:p w14:paraId="175E0FD7" w14:textId="77777777" w:rsidR="001B3AA4" w:rsidRPr="00860A09" w:rsidRDefault="001B3AA4" w:rsidP="00860A09">
            <w:pPr>
              <w:ind w:left="318" w:hanging="426"/>
              <w:jc w:val="right"/>
              <w:rPr>
                <w:rFonts w:ascii="Arial" w:hAnsi="Arial" w:cs="Arial"/>
                <w:b/>
                <w:sz w:val="20"/>
                <w:szCs w:val="20"/>
              </w:rPr>
            </w:pPr>
          </w:p>
        </w:tc>
        <w:tc>
          <w:tcPr>
            <w:tcW w:w="1878" w:type="dxa"/>
          </w:tcPr>
          <w:p w14:paraId="175E0FD8" w14:textId="77777777" w:rsidR="001B3AA4" w:rsidRPr="00860A09" w:rsidRDefault="001B3AA4" w:rsidP="00860A09">
            <w:pPr>
              <w:ind w:left="318" w:hanging="426"/>
              <w:jc w:val="center"/>
              <w:rPr>
                <w:rFonts w:ascii="Arial" w:hAnsi="Arial" w:cs="Arial"/>
                <w:sz w:val="20"/>
                <w:szCs w:val="20"/>
              </w:rPr>
            </w:pPr>
          </w:p>
        </w:tc>
      </w:tr>
      <w:tr w:rsidR="00386C92" w:rsidRPr="00860A09" w14:paraId="175E0FDF" w14:textId="77777777" w:rsidTr="008B4462">
        <w:tc>
          <w:tcPr>
            <w:tcW w:w="2123" w:type="dxa"/>
          </w:tcPr>
          <w:p w14:paraId="7F1FF417" w14:textId="77777777" w:rsidR="00386C92" w:rsidRDefault="00386C92" w:rsidP="00860A09">
            <w:pPr>
              <w:ind w:left="318" w:hanging="426"/>
              <w:rPr>
                <w:rFonts w:ascii="Arial" w:hAnsi="Arial" w:cs="Arial"/>
                <w:b/>
                <w:sz w:val="20"/>
                <w:szCs w:val="20"/>
              </w:rPr>
            </w:pPr>
          </w:p>
          <w:p w14:paraId="175E0FDA" w14:textId="2EC60E51" w:rsidR="00C6353B" w:rsidRPr="00860A09" w:rsidRDefault="00C6353B" w:rsidP="00860A09">
            <w:pPr>
              <w:ind w:left="318" w:hanging="426"/>
              <w:rPr>
                <w:rFonts w:ascii="Arial" w:hAnsi="Arial" w:cs="Arial"/>
                <w:b/>
                <w:sz w:val="20"/>
                <w:szCs w:val="20"/>
              </w:rPr>
            </w:pPr>
          </w:p>
        </w:tc>
        <w:tc>
          <w:tcPr>
            <w:tcW w:w="1968" w:type="dxa"/>
          </w:tcPr>
          <w:p w14:paraId="175E0FDB" w14:textId="77777777" w:rsidR="00386C92" w:rsidRPr="00860A09" w:rsidRDefault="00386C92" w:rsidP="00860A09">
            <w:pPr>
              <w:ind w:left="318" w:hanging="426"/>
              <w:jc w:val="right"/>
              <w:rPr>
                <w:rFonts w:ascii="Arial" w:hAnsi="Arial" w:cs="Arial"/>
                <w:b/>
                <w:sz w:val="20"/>
                <w:szCs w:val="20"/>
              </w:rPr>
            </w:pPr>
          </w:p>
        </w:tc>
        <w:tc>
          <w:tcPr>
            <w:tcW w:w="2111" w:type="dxa"/>
            <w:gridSpan w:val="2"/>
          </w:tcPr>
          <w:p w14:paraId="175E0FDC" w14:textId="77777777" w:rsidR="00386C92" w:rsidRPr="00860A09" w:rsidRDefault="00386C92" w:rsidP="00860A09">
            <w:pPr>
              <w:ind w:left="318" w:hanging="426"/>
              <w:rPr>
                <w:rFonts w:ascii="Arial" w:hAnsi="Arial" w:cs="Arial"/>
                <w:b/>
                <w:sz w:val="20"/>
                <w:szCs w:val="20"/>
              </w:rPr>
            </w:pPr>
          </w:p>
        </w:tc>
        <w:tc>
          <w:tcPr>
            <w:tcW w:w="1781" w:type="dxa"/>
            <w:gridSpan w:val="2"/>
          </w:tcPr>
          <w:p w14:paraId="175E0FDD" w14:textId="77777777" w:rsidR="00386C92" w:rsidRPr="00860A09" w:rsidRDefault="00386C92" w:rsidP="00860A09">
            <w:pPr>
              <w:ind w:left="318" w:hanging="426"/>
              <w:jc w:val="right"/>
              <w:rPr>
                <w:rFonts w:ascii="Arial" w:hAnsi="Arial" w:cs="Arial"/>
                <w:b/>
                <w:sz w:val="20"/>
                <w:szCs w:val="20"/>
              </w:rPr>
            </w:pPr>
          </w:p>
        </w:tc>
        <w:tc>
          <w:tcPr>
            <w:tcW w:w="1878" w:type="dxa"/>
          </w:tcPr>
          <w:p w14:paraId="175E0FDE" w14:textId="77777777" w:rsidR="00386C92" w:rsidRPr="00860A09" w:rsidRDefault="00386C92" w:rsidP="00860A09">
            <w:pPr>
              <w:ind w:left="318" w:hanging="426"/>
              <w:rPr>
                <w:rFonts w:ascii="Arial" w:hAnsi="Arial" w:cs="Arial"/>
                <w:b/>
                <w:sz w:val="20"/>
                <w:szCs w:val="20"/>
              </w:rPr>
            </w:pPr>
          </w:p>
        </w:tc>
      </w:tr>
      <w:tr w:rsidR="009B4CA0" w:rsidRPr="00860A09" w14:paraId="175E0FE2" w14:textId="77777777" w:rsidTr="00BC72A0">
        <w:tc>
          <w:tcPr>
            <w:tcW w:w="7983" w:type="dxa"/>
            <w:gridSpan w:val="6"/>
            <w:tcBorders>
              <w:bottom w:val="single" w:sz="4" w:space="0" w:color="auto"/>
            </w:tcBorders>
          </w:tcPr>
          <w:p w14:paraId="175E0FE0" w14:textId="77777777" w:rsidR="009B4CA0" w:rsidRPr="009B4CA0" w:rsidRDefault="009B4CA0" w:rsidP="009B4CA0">
            <w:pPr>
              <w:pStyle w:val="ListParagraph"/>
              <w:numPr>
                <w:ilvl w:val="0"/>
                <w:numId w:val="7"/>
              </w:numPr>
              <w:ind w:left="351" w:hanging="425"/>
              <w:rPr>
                <w:rFonts w:ascii="Arial" w:hAnsi="Arial" w:cs="Arial"/>
                <w:b/>
                <w:sz w:val="20"/>
                <w:szCs w:val="20"/>
              </w:rPr>
            </w:pPr>
            <w:r w:rsidRPr="009B4CA0">
              <w:rPr>
                <w:rFonts w:ascii="Arial" w:hAnsi="Arial" w:cs="Arial"/>
                <w:b/>
                <w:sz w:val="20"/>
                <w:szCs w:val="20"/>
              </w:rPr>
              <w:t>NÚCLEO AL QUE PERTEN</w:t>
            </w:r>
            <w:r w:rsidR="007D6419">
              <w:rPr>
                <w:rFonts w:ascii="Arial" w:hAnsi="Arial" w:cs="Arial"/>
                <w:b/>
                <w:sz w:val="20"/>
                <w:szCs w:val="20"/>
              </w:rPr>
              <w:t>E</w:t>
            </w:r>
            <w:r w:rsidRPr="009B4CA0">
              <w:rPr>
                <w:rFonts w:ascii="Arial" w:hAnsi="Arial" w:cs="Arial"/>
                <w:b/>
                <w:sz w:val="20"/>
                <w:szCs w:val="20"/>
              </w:rPr>
              <w:t>CE LA ASIGNATURA:</w:t>
            </w:r>
          </w:p>
        </w:tc>
        <w:tc>
          <w:tcPr>
            <w:tcW w:w="1878" w:type="dxa"/>
          </w:tcPr>
          <w:p w14:paraId="175E0FE1" w14:textId="77777777" w:rsidR="009B4CA0" w:rsidRPr="00860A09" w:rsidRDefault="009B4CA0" w:rsidP="00413F86">
            <w:pPr>
              <w:rPr>
                <w:rFonts w:ascii="Arial" w:hAnsi="Arial" w:cs="Arial"/>
                <w:b/>
                <w:sz w:val="20"/>
                <w:szCs w:val="20"/>
              </w:rPr>
            </w:pPr>
          </w:p>
        </w:tc>
      </w:tr>
      <w:tr w:rsidR="001B3AA4" w:rsidRPr="00860A09" w14:paraId="175E0FE8" w14:textId="77777777" w:rsidTr="00413F86">
        <w:tc>
          <w:tcPr>
            <w:tcW w:w="2123" w:type="dxa"/>
            <w:tcBorders>
              <w:top w:val="single" w:sz="4" w:space="0" w:color="auto"/>
              <w:left w:val="single" w:sz="4" w:space="0" w:color="auto"/>
              <w:bottom w:val="single" w:sz="4" w:space="0" w:color="auto"/>
              <w:right w:val="single" w:sz="4" w:space="0" w:color="auto"/>
            </w:tcBorders>
          </w:tcPr>
          <w:p w14:paraId="175E0FE3" w14:textId="77777777" w:rsidR="001B3AA4" w:rsidRPr="00860A09" w:rsidRDefault="001B3AA4" w:rsidP="00413F86">
            <w:pPr>
              <w:jc w:val="center"/>
              <w:rPr>
                <w:rFonts w:ascii="Arial" w:hAnsi="Arial" w:cs="Arial"/>
                <w:b/>
                <w:sz w:val="20"/>
                <w:szCs w:val="20"/>
              </w:rPr>
            </w:pPr>
            <w:r w:rsidRPr="00860A09">
              <w:rPr>
                <w:rFonts w:ascii="Arial" w:hAnsi="Arial" w:cs="Arial"/>
                <w:b/>
                <w:sz w:val="20"/>
                <w:szCs w:val="20"/>
              </w:rPr>
              <w:t>Núcleo de Formación Común Institucional</w:t>
            </w:r>
          </w:p>
        </w:tc>
        <w:tc>
          <w:tcPr>
            <w:tcW w:w="1968" w:type="dxa"/>
            <w:tcBorders>
              <w:top w:val="single" w:sz="4" w:space="0" w:color="auto"/>
              <w:left w:val="single" w:sz="4" w:space="0" w:color="auto"/>
              <w:bottom w:val="single" w:sz="4" w:space="0" w:color="auto"/>
              <w:right w:val="single" w:sz="4" w:space="0" w:color="auto"/>
            </w:tcBorders>
          </w:tcPr>
          <w:p w14:paraId="175E0FE4" w14:textId="77777777" w:rsidR="001B3AA4" w:rsidRPr="00860A09" w:rsidRDefault="001B3AA4" w:rsidP="00413F86">
            <w:pPr>
              <w:jc w:val="center"/>
              <w:rPr>
                <w:rFonts w:ascii="Arial" w:hAnsi="Arial" w:cs="Arial"/>
                <w:b/>
                <w:sz w:val="20"/>
                <w:szCs w:val="20"/>
              </w:rPr>
            </w:pPr>
            <w:r w:rsidRPr="00860A09">
              <w:rPr>
                <w:rFonts w:ascii="Arial" w:hAnsi="Arial" w:cs="Arial"/>
                <w:b/>
                <w:sz w:val="20"/>
                <w:szCs w:val="20"/>
              </w:rPr>
              <w:t>Núcleo de Formación Común por Campo de Conocimiento</w:t>
            </w:r>
          </w:p>
        </w:tc>
        <w:tc>
          <w:tcPr>
            <w:tcW w:w="2111" w:type="dxa"/>
            <w:gridSpan w:val="2"/>
            <w:tcBorders>
              <w:top w:val="single" w:sz="4" w:space="0" w:color="auto"/>
              <w:left w:val="single" w:sz="4" w:space="0" w:color="auto"/>
              <w:bottom w:val="single" w:sz="4" w:space="0" w:color="auto"/>
              <w:right w:val="single" w:sz="4" w:space="0" w:color="auto"/>
            </w:tcBorders>
          </w:tcPr>
          <w:p w14:paraId="175E0FE5" w14:textId="77777777" w:rsidR="001B3AA4" w:rsidRPr="00860A09" w:rsidRDefault="001B3AA4" w:rsidP="00413F86">
            <w:pPr>
              <w:jc w:val="center"/>
              <w:rPr>
                <w:rFonts w:ascii="Arial" w:hAnsi="Arial" w:cs="Arial"/>
                <w:b/>
                <w:sz w:val="20"/>
                <w:szCs w:val="20"/>
              </w:rPr>
            </w:pPr>
            <w:r w:rsidRPr="00860A09">
              <w:rPr>
                <w:rFonts w:ascii="Arial" w:hAnsi="Arial" w:cs="Arial"/>
                <w:b/>
                <w:sz w:val="20"/>
                <w:szCs w:val="20"/>
              </w:rPr>
              <w:t>Núcleo de Formación Básica Profesional</w:t>
            </w:r>
          </w:p>
        </w:tc>
        <w:tc>
          <w:tcPr>
            <w:tcW w:w="1781" w:type="dxa"/>
            <w:gridSpan w:val="2"/>
            <w:tcBorders>
              <w:top w:val="single" w:sz="4" w:space="0" w:color="auto"/>
              <w:left w:val="single" w:sz="4" w:space="0" w:color="auto"/>
              <w:bottom w:val="single" w:sz="4" w:space="0" w:color="auto"/>
              <w:right w:val="single" w:sz="4" w:space="0" w:color="auto"/>
            </w:tcBorders>
          </w:tcPr>
          <w:p w14:paraId="175E0FE6" w14:textId="77777777" w:rsidR="001B3AA4" w:rsidRPr="00860A09" w:rsidRDefault="001B3AA4" w:rsidP="00413F86">
            <w:pPr>
              <w:jc w:val="center"/>
              <w:rPr>
                <w:rFonts w:ascii="Arial" w:hAnsi="Arial" w:cs="Arial"/>
                <w:b/>
                <w:sz w:val="20"/>
                <w:szCs w:val="20"/>
              </w:rPr>
            </w:pPr>
            <w:r w:rsidRPr="00860A09">
              <w:rPr>
                <w:rFonts w:ascii="Arial" w:hAnsi="Arial" w:cs="Arial"/>
                <w:b/>
                <w:sz w:val="20"/>
                <w:szCs w:val="20"/>
              </w:rPr>
              <w:t>Núcleo de Formación Profesional Específica</w:t>
            </w:r>
          </w:p>
        </w:tc>
        <w:tc>
          <w:tcPr>
            <w:tcW w:w="1878" w:type="dxa"/>
            <w:tcBorders>
              <w:left w:val="single" w:sz="4" w:space="0" w:color="auto"/>
            </w:tcBorders>
          </w:tcPr>
          <w:p w14:paraId="175E0FE7" w14:textId="77777777" w:rsidR="001B3AA4" w:rsidRPr="00860A09" w:rsidRDefault="001B3AA4" w:rsidP="00413F86">
            <w:pPr>
              <w:rPr>
                <w:rFonts w:ascii="Arial" w:hAnsi="Arial" w:cs="Arial"/>
                <w:b/>
                <w:sz w:val="20"/>
                <w:szCs w:val="20"/>
              </w:rPr>
            </w:pPr>
          </w:p>
        </w:tc>
      </w:tr>
      <w:tr w:rsidR="001B3AA4" w:rsidRPr="00860A09" w14:paraId="175E0FEE" w14:textId="77777777" w:rsidTr="00413F86">
        <w:tc>
          <w:tcPr>
            <w:tcW w:w="2123" w:type="dxa"/>
            <w:tcBorders>
              <w:top w:val="single" w:sz="4" w:space="0" w:color="auto"/>
              <w:left w:val="single" w:sz="4" w:space="0" w:color="auto"/>
              <w:bottom w:val="single" w:sz="4" w:space="0" w:color="auto"/>
              <w:right w:val="single" w:sz="4" w:space="0" w:color="auto"/>
            </w:tcBorders>
          </w:tcPr>
          <w:p w14:paraId="175E0FE9" w14:textId="77777777" w:rsidR="001B3AA4" w:rsidRPr="00860A09" w:rsidRDefault="001B3AA4" w:rsidP="00413F86">
            <w:pPr>
              <w:jc w:val="center"/>
              <w:rPr>
                <w:rFonts w:ascii="Arial" w:hAnsi="Arial" w:cs="Arial"/>
                <w:sz w:val="20"/>
                <w:szCs w:val="20"/>
              </w:rPr>
            </w:pPr>
          </w:p>
        </w:tc>
        <w:tc>
          <w:tcPr>
            <w:tcW w:w="1968" w:type="dxa"/>
            <w:tcBorders>
              <w:top w:val="single" w:sz="4" w:space="0" w:color="auto"/>
              <w:left w:val="single" w:sz="4" w:space="0" w:color="auto"/>
              <w:bottom w:val="single" w:sz="4" w:space="0" w:color="auto"/>
              <w:right w:val="single" w:sz="4" w:space="0" w:color="auto"/>
            </w:tcBorders>
          </w:tcPr>
          <w:p w14:paraId="175E0FEA" w14:textId="77777777" w:rsidR="001B3AA4" w:rsidRPr="00860A09" w:rsidRDefault="001B3AA4" w:rsidP="00413F86">
            <w:pPr>
              <w:jc w:val="center"/>
              <w:rPr>
                <w:rFonts w:ascii="Arial" w:hAnsi="Arial" w:cs="Arial"/>
                <w:sz w:val="20"/>
                <w:szCs w:val="20"/>
              </w:rPr>
            </w:pPr>
          </w:p>
        </w:tc>
        <w:tc>
          <w:tcPr>
            <w:tcW w:w="2111" w:type="dxa"/>
            <w:gridSpan w:val="2"/>
            <w:tcBorders>
              <w:top w:val="single" w:sz="4" w:space="0" w:color="auto"/>
              <w:left w:val="single" w:sz="4" w:space="0" w:color="auto"/>
              <w:bottom w:val="single" w:sz="4" w:space="0" w:color="auto"/>
              <w:right w:val="single" w:sz="4" w:space="0" w:color="auto"/>
            </w:tcBorders>
          </w:tcPr>
          <w:p w14:paraId="175E0FEB" w14:textId="799EBF6D" w:rsidR="001B3AA4" w:rsidRPr="00860A09" w:rsidRDefault="003E2E5C" w:rsidP="00413F86">
            <w:pPr>
              <w:jc w:val="center"/>
              <w:rPr>
                <w:rFonts w:ascii="Arial" w:hAnsi="Arial" w:cs="Arial"/>
                <w:sz w:val="20"/>
                <w:szCs w:val="20"/>
              </w:rPr>
            </w:pPr>
            <w:r>
              <w:rPr>
                <w:rFonts w:ascii="Arial" w:hAnsi="Arial" w:cs="Arial"/>
                <w:sz w:val="20"/>
                <w:szCs w:val="20"/>
              </w:rPr>
              <w:t>x</w:t>
            </w:r>
          </w:p>
        </w:tc>
        <w:tc>
          <w:tcPr>
            <w:tcW w:w="1781" w:type="dxa"/>
            <w:gridSpan w:val="2"/>
            <w:tcBorders>
              <w:top w:val="single" w:sz="4" w:space="0" w:color="auto"/>
              <w:left w:val="single" w:sz="4" w:space="0" w:color="auto"/>
              <w:bottom w:val="single" w:sz="4" w:space="0" w:color="auto"/>
              <w:right w:val="single" w:sz="4" w:space="0" w:color="auto"/>
            </w:tcBorders>
          </w:tcPr>
          <w:p w14:paraId="175E0FEC" w14:textId="77777777" w:rsidR="001B3AA4" w:rsidRPr="00860A09" w:rsidRDefault="001B3AA4" w:rsidP="00413F86">
            <w:pPr>
              <w:jc w:val="center"/>
              <w:rPr>
                <w:rFonts w:ascii="Arial" w:hAnsi="Arial" w:cs="Arial"/>
                <w:sz w:val="20"/>
                <w:szCs w:val="20"/>
              </w:rPr>
            </w:pPr>
          </w:p>
        </w:tc>
        <w:tc>
          <w:tcPr>
            <w:tcW w:w="1878" w:type="dxa"/>
            <w:tcBorders>
              <w:left w:val="single" w:sz="4" w:space="0" w:color="auto"/>
            </w:tcBorders>
          </w:tcPr>
          <w:p w14:paraId="175E0FED" w14:textId="77777777" w:rsidR="001B3AA4" w:rsidRPr="00860A09" w:rsidRDefault="001B3AA4" w:rsidP="00413F86">
            <w:pPr>
              <w:rPr>
                <w:rFonts w:ascii="Arial" w:hAnsi="Arial" w:cs="Arial"/>
                <w:b/>
                <w:sz w:val="20"/>
                <w:szCs w:val="20"/>
              </w:rPr>
            </w:pPr>
          </w:p>
        </w:tc>
      </w:tr>
      <w:tr w:rsidR="00413F86" w:rsidRPr="00860A09" w14:paraId="175E0FF1" w14:textId="77777777" w:rsidTr="00F835EB">
        <w:tc>
          <w:tcPr>
            <w:tcW w:w="9861" w:type="dxa"/>
            <w:gridSpan w:val="7"/>
          </w:tcPr>
          <w:p w14:paraId="175E0FEF" w14:textId="07E41F2E" w:rsidR="0030486D" w:rsidRDefault="0030486D" w:rsidP="00413F86">
            <w:pPr>
              <w:rPr>
                <w:rFonts w:ascii="Arial" w:hAnsi="Arial" w:cs="Arial"/>
                <w:b/>
                <w:sz w:val="20"/>
                <w:szCs w:val="20"/>
              </w:rPr>
            </w:pPr>
          </w:p>
          <w:p w14:paraId="558CCEE6" w14:textId="77777777" w:rsidR="00C6353B" w:rsidRPr="00860A09" w:rsidRDefault="00C6353B" w:rsidP="00413F86">
            <w:pPr>
              <w:rPr>
                <w:rFonts w:ascii="Arial" w:hAnsi="Arial" w:cs="Arial"/>
                <w:b/>
                <w:sz w:val="20"/>
                <w:szCs w:val="20"/>
              </w:rPr>
            </w:pPr>
          </w:p>
          <w:p w14:paraId="175E0FF0" w14:textId="77777777" w:rsidR="00413F86" w:rsidRPr="00860A09" w:rsidRDefault="00413F86" w:rsidP="002E7ED5">
            <w:pPr>
              <w:pStyle w:val="ListParagraph"/>
              <w:numPr>
                <w:ilvl w:val="0"/>
                <w:numId w:val="7"/>
              </w:numPr>
              <w:ind w:left="318" w:hanging="426"/>
              <w:rPr>
                <w:rFonts w:ascii="Arial" w:hAnsi="Arial" w:cs="Arial"/>
                <w:b/>
                <w:sz w:val="20"/>
                <w:szCs w:val="20"/>
              </w:rPr>
            </w:pPr>
            <w:r w:rsidRPr="00860A09">
              <w:rPr>
                <w:rFonts w:ascii="Arial" w:hAnsi="Arial" w:cs="Arial"/>
                <w:b/>
                <w:sz w:val="20"/>
                <w:szCs w:val="20"/>
              </w:rPr>
              <w:t>REQUISITOS ACADÉMICOS:</w:t>
            </w:r>
          </w:p>
        </w:tc>
      </w:tr>
      <w:tr w:rsidR="00413F86" w:rsidRPr="00860A09" w14:paraId="175E0FF4" w14:textId="77777777" w:rsidTr="006D1642">
        <w:trPr>
          <w:gridAfter w:val="2"/>
          <w:wAfter w:w="3023" w:type="dxa"/>
        </w:trPr>
        <w:tc>
          <w:tcPr>
            <w:tcW w:w="5279" w:type="dxa"/>
            <w:gridSpan w:val="3"/>
            <w:tcBorders>
              <w:top w:val="single" w:sz="4" w:space="0" w:color="auto"/>
              <w:left w:val="single" w:sz="4" w:space="0" w:color="auto"/>
              <w:bottom w:val="single" w:sz="4" w:space="0" w:color="auto"/>
              <w:right w:val="single" w:sz="4" w:space="0" w:color="auto"/>
            </w:tcBorders>
          </w:tcPr>
          <w:p w14:paraId="175E0FF2" w14:textId="77777777" w:rsidR="00413F86" w:rsidRPr="00860A09" w:rsidRDefault="00413F86" w:rsidP="00413F86">
            <w:pPr>
              <w:rPr>
                <w:rFonts w:ascii="Arial" w:hAnsi="Arial" w:cs="Arial"/>
                <w:b/>
                <w:sz w:val="20"/>
                <w:szCs w:val="20"/>
              </w:rPr>
            </w:pPr>
            <w:r w:rsidRPr="00860A09">
              <w:rPr>
                <w:rFonts w:ascii="Arial" w:hAnsi="Arial" w:cs="Arial"/>
                <w:b/>
                <w:sz w:val="20"/>
                <w:szCs w:val="20"/>
              </w:rPr>
              <w:t>Nombre de la asignatura que es requisito</w:t>
            </w:r>
            <w:r w:rsidR="006D6E7A">
              <w:rPr>
                <w:rFonts w:ascii="Arial" w:hAnsi="Arial" w:cs="Arial"/>
                <w:b/>
                <w:sz w:val="20"/>
                <w:szCs w:val="20"/>
              </w:rPr>
              <w:t xml:space="preserve"> previo</w:t>
            </w:r>
          </w:p>
        </w:tc>
        <w:tc>
          <w:tcPr>
            <w:tcW w:w="1559" w:type="dxa"/>
            <w:gridSpan w:val="2"/>
            <w:tcBorders>
              <w:top w:val="single" w:sz="4" w:space="0" w:color="auto"/>
              <w:left w:val="single" w:sz="4" w:space="0" w:color="auto"/>
              <w:bottom w:val="single" w:sz="4" w:space="0" w:color="auto"/>
              <w:right w:val="single" w:sz="4" w:space="0" w:color="auto"/>
            </w:tcBorders>
          </w:tcPr>
          <w:p w14:paraId="175E0FF3" w14:textId="77777777" w:rsidR="00413F86" w:rsidRPr="00860A09" w:rsidRDefault="00413F86" w:rsidP="00413F86">
            <w:pPr>
              <w:jc w:val="center"/>
              <w:rPr>
                <w:rFonts w:ascii="Arial" w:hAnsi="Arial" w:cs="Arial"/>
                <w:b/>
                <w:sz w:val="20"/>
                <w:szCs w:val="20"/>
              </w:rPr>
            </w:pPr>
            <w:r w:rsidRPr="00860A09">
              <w:rPr>
                <w:rFonts w:ascii="Arial" w:hAnsi="Arial" w:cs="Arial"/>
                <w:b/>
                <w:sz w:val="20"/>
                <w:szCs w:val="20"/>
              </w:rPr>
              <w:t>Código</w:t>
            </w:r>
            <w:r w:rsidR="009E1355">
              <w:rPr>
                <w:rFonts w:ascii="Arial" w:hAnsi="Arial" w:cs="Arial"/>
                <w:b/>
                <w:sz w:val="20"/>
                <w:szCs w:val="20"/>
              </w:rPr>
              <w:t xml:space="preserve"> Mnemónico</w:t>
            </w:r>
          </w:p>
        </w:tc>
      </w:tr>
      <w:tr w:rsidR="00413F86" w:rsidRPr="00860A09" w14:paraId="175E0FF7" w14:textId="77777777" w:rsidTr="006D1642">
        <w:trPr>
          <w:gridAfter w:val="2"/>
          <w:wAfter w:w="3023" w:type="dxa"/>
        </w:trPr>
        <w:tc>
          <w:tcPr>
            <w:tcW w:w="5279" w:type="dxa"/>
            <w:gridSpan w:val="3"/>
            <w:tcBorders>
              <w:top w:val="single" w:sz="4" w:space="0" w:color="auto"/>
              <w:left w:val="single" w:sz="4" w:space="0" w:color="auto"/>
              <w:bottom w:val="single" w:sz="4" w:space="0" w:color="auto"/>
              <w:right w:val="single" w:sz="4" w:space="0" w:color="auto"/>
            </w:tcBorders>
          </w:tcPr>
          <w:p w14:paraId="175E0FF5" w14:textId="36860522" w:rsidR="00413F86" w:rsidRPr="00860A09" w:rsidRDefault="003E2E5C" w:rsidP="00413F86">
            <w:pPr>
              <w:jc w:val="center"/>
              <w:rPr>
                <w:rFonts w:ascii="Arial" w:hAnsi="Arial" w:cs="Arial"/>
                <w:sz w:val="20"/>
                <w:szCs w:val="20"/>
              </w:rPr>
            </w:pPr>
            <w:r>
              <w:rPr>
                <w:rFonts w:ascii="Arial" w:hAnsi="Arial" w:cs="Arial"/>
                <w:sz w:val="20"/>
                <w:szCs w:val="20"/>
              </w:rPr>
              <w:t>Introducción a la Programación</w:t>
            </w:r>
          </w:p>
        </w:tc>
        <w:tc>
          <w:tcPr>
            <w:tcW w:w="1559" w:type="dxa"/>
            <w:gridSpan w:val="2"/>
            <w:tcBorders>
              <w:top w:val="single" w:sz="4" w:space="0" w:color="auto"/>
              <w:left w:val="single" w:sz="4" w:space="0" w:color="auto"/>
              <w:bottom w:val="single" w:sz="4" w:space="0" w:color="auto"/>
              <w:right w:val="single" w:sz="4" w:space="0" w:color="auto"/>
            </w:tcBorders>
          </w:tcPr>
          <w:p w14:paraId="175E0FF6" w14:textId="6B9F3C17" w:rsidR="00413F86" w:rsidRPr="00860A09" w:rsidRDefault="003E2E5C" w:rsidP="00413F86">
            <w:pPr>
              <w:jc w:val="center"/>
              <w:rPr>
                <w:rFonts w:ascii="Arial" w:hAnsi="Arial" w:cs="Arial"/>
                <w:sz w:val="20"/>
                <w:szCs w:val="20"/>
              </w:rPr>
            </w:pPr>
            <w:r>
              <w:rPr>
                <w:rFonts w:ascii="Arial" w:hAnsi="Arial" w:cs="Arial"/>
                <w:sz w:val="20"/>
                <w:szCs w:val="20"/>
              </w:rPr>
              <w:t>IAPR</w:t>
            </w:r>
          </w:p>
        </w:tc>
      </w:tr>
      <w:tr w:rsidR="00413F86" w:rsidRPr="00860A09" w14:paraId="175E0FFA" w14:textId="77777777" w:rsidTr="006D1642">
        <w:trPr>
          <w:gridAfter w:val="2"/>
          <w:wAfter w:w="3023" w:type="dxa"/>
        </w:trPr>
        <w:tc>
          <w:tcPr>
            <w:tcW w:w="5279" w:type="dxa"/>
            <w:gridSpan w:val="3"/>
            <w:tcBorders>
              <w:top w:val="single" w:sz="4" w:space="0" w:color="auto"/>
              <w:left w:val="single" w:sz="4" w:space="0" w:color="auto"/>
              <w:bottom w:val="single" w:sz="4" w:space="0" w:color="auto"/>
              <w:right w:val="single" w:sz="4" w:space="0" w:color="auto"/>
            </w:tcBorders>
          </w:tcPr>
          <w:p w14:paraId="175E0FF8" w14:textId="77777777" w:rsidR="00413F86" w:rsidRPr="00860A09" w:rsidRDefault="00413F86" w:rsidP="00413F86">
            <w:pPr>
              <w:jc w:val="center"/>
              <w:rPr>
                <w:rFonts w:ascii="Arial" w:hAnsi="Arial" w:cs="Arial"/>
                <w:sz w:val="20"/>
                <w:szCs w:val="20"/>
              </w:rPr>
            </w:pPr>
          </w:p>
        </w:tc>
        <w:tc>
          <w:tcPr>
            <w:tcW w:w="1559" w:type="dxa"/>
            <w:gridSpan w:val="2"/>
            <w:tcBorders>
              <w:top w:val="single" w:sz="4" w:space="0" w:color="auto"/>
              <w:left w:val="single" w:sz="4" w:space="0" w:color="auto"/>
              <w:bottom w:val="single" w:sz="4" w:space="0" w:color="auto"/>
              <w:right w:val="single" w:sz="4" w:space="0" w:color="auto"/>
            </w:tcBorders>
          </w:tcPr>
          <w:p w14:paraId="175E0FF9" w14:textId="77777777" w:rsidR="00413F86" w:rsidRPr="00860A09" w:rsidRDefault="00413F86" w:rsidP="00413F86">
            <w:pPr>
              <w:jc w:val="center"/>
              <w:rPr>
                <w:rFonts w:ascii="Arial" w:hAnsi="Arial" w:cs="Arial"/>
                <w:sz w:val="20"/>
                <w:szCs w:val="20"/>
              </w:rPr>
            </w:pPr>
          </w:p>
        </w:tc>
      </w:tr>
      <w:tr w:rsidR="00413F86" w:rsidRPr="00860A09" w14:paraId="175E0FFD" w14:textId="77777777" w:rsidTr="006D1642">
        <w:trPr>
          <w:gridAfter w:val="2"/>
          <w:wAfter w:w="3023" w:type="dxa"/>
        </w:trPr>
        <w:tc>
          <w:tcPr>
            <w:tcW w:w="5279" w:type="dxa"/>
            <w:gridSpan w:val="3"/>
            <w:tcBorders>
              <w:top w:val="single" w:sz="4" w:space="0" w:color="auto"/>
              <w:left w:val="single" w:sz="4" w:space="0" w:color="auto"/>
              <w:bottom w:val="single" w:sz="4" w:space="0" w:color="auto"/>
              <w:right w:val="single" w:sz="4" w:space="0" w:color="auto"/>
            </w:tcBorders>
          </w:tcPr>
          <w:p w14:paraId="175E0FFB" w14:textId="77777777" w:rsidR="00413F86" w:rsidRPr="00860A09" w:rsidRDefault="00413F86" w:rsidP="00413F86">
            <w:pPr>
              <w:jc w:val="center"/>
              <w:rPr>
                <w:rFonts w:ascii="Arial" w:hAnsi="Arial" w:cs="Arial"/>
                <w:sz w:val="20"/>
                <w:szCs w:val="20"/>
              </w:rPr>
            </w:pPr>
          </w:p>
        </w:tc>
        <w:tc>
          <w:tcPr>
            <w:tcW w:w="1559" w:type="dxa"/>
            <w:gridSpan w:val="2"/>
            <w:tcBorders>
              <w:top w:val="single" w:sz="4" w:space="0" w:color="auto"/>
              <w:left w:val="single" w:sz="4" w:space="0" w:color="auto"/>
              <w:bottom w:val="single" w:sz="4" w:space="0" w:color="auto"/>
              <w:right w:val="single" w:sz="4" w:space="0" w:color="auto"/>
            </w:tcBorders>
          </w:tcPr>
          <w:p w14:paraId="175E0FFC" w14:textId="77777777" w:rsidR="00413F86" w:rsidRPr="00860A09" w:rsidRDefault="00413F86" w:rsidP="00413F86">
            <w:pPr>
              <w:jc w:val="center"/>
              <w:rPr>
                <w:rFonts w:ascii="Arial" w:hAnsi="Arial" w:cs="Arial"/>
                <w:sz w:val="20"/>
                <w:szCs w:val="20"/>
              </w:rPr>
            </w:pPr>
          </w:p>
        </w:tc>
      </w:tr>
    </w:tbl>
    <w:p w14:paraId="175E0FFE" w14:textId="15EA2752" w:rsidR="00413F86" w:rsidRDefault="00413F86" w:rsidP="00413F86">
      <w:pPr>
        <w:spacing w:after="0" w:line="240" w:lineRule="auto"/>
        <w:ind w:left="284"/>
        <w:rPr>
          <w:rFonts w:ascii="Arial" w:hAnsi="Arial" w:cs="Arial"/>
          <w:sz w:val="20"/>
          <w:szCs w:val="20"/>
        </w:rPr>
      </w:pPr>
    </w:p>
    <w:p w14:paraId="52F33F7E" w14:textId="77777777" w:rsidR="00C6353B" w:rsidRPr="00860A09" w:rsidRDefault="00C6353B" w:rsidP="00413F86">
      <w:pPr>
        <w:spacing w:after="0" w:line="240" w:lineRule="auto"/>
        <w:ind w:left="284"/>
        <w:rPr>
          <w:rFonts w:ascii="Arial" w:hAnsi="Arial" w:cs="Arial"/>
          <w:sz w:val="20"/>
          <w:szCs w:val="20"/>
        </w:rPr>
      </w:pPr>
    </w:p>
    <w:p w14:paraId="175E0FFF" w14:textId="4F5ECC6E" w:rsidR="00413F86" w:rsidRDefault="00413F86" w:rsidP="009B4CA0">
      <w:pPr>
        <w:pStyle w:val="ListParagraph"/>
        <w:numPr>
          <w:ilvl w:val="0"/>
          <w:numId w:val="7"/>
        </w:numPr>
        <w:spacing w:after="0" w:line="240" w:lineRule="auto"/>
        <w:ind w:left="567" w:hanging="425"/>
        <w:rPr>
          <w:rFonts w:ascii="Arial" w:hAnsi="Arial" w:cs="Arial"/>
          <w:b/>
          <w:sz w:val="20"/>
          <w:szCs w:val="20"/>
        </w:rPr>
      </w:pPr>
      <w:r w:rsidRPr="00860A09">
        <w:rPr>
          <w:rFonts w:ascii="Arial" w:hAnsi="Arial" w:cs="Arial"/>
          <w:b/>
          <w:sz w:val="20"/>
          <w:szCs w:val="20"/>
        </w:rPr>
        <w:t>INTENSIDAD SEMANAL (</w:t>
      </w:r>
      <w:r w:rsidRPr="00424F34">
        <w:rPr>
          <w:rFonts w:ascii="Arial" w:hAnsi="Arial" w:cs="Arial"/>
          <w:b/>
          <w:color w:val="006600"/>
          <w:sz w:val="20"/>
          <w:szCs w:val="20"/>
        </w:rPr>
        <w:t>en horas presenciales</w:t>
      </w:r>
      <w:r w:rsidR="00DD1262" w:rsidRPr="00424F34">
        <w:rPr>
          <w:rFonts w:ascii="Arial" w:hAnsi="Arial" w:cs="Arial"/>
          <w:b/>
          <w:color w:val="006600"/>
          <w:sz w:val="20"/>
          <w:szCs w:val="20"/>
        </w:rPr>
        <w:t xml:space="preserve"> a la semana</w:t>
      </w:r>
      <w:r w:rsidRPr="00860A09">
        <w:rPr>
          <w:rFonts w:ascii="Arial" w:hAnsi="Arial" w:cs="Arial"/>
          <w:b/>
          <w:sz w:val="20"/>
          <w:szCs w:val="20"/>
        </w:rPr>
        <w:t>):</w:t>
      </w:r>
      <w:r w:rsidR="00C6353B">
        <w:rPr>
          <w:rFonts w:ascii="Arial" w:hAnsi="Arial" w:cs="Arial"/>
          <w:b/>
          <w:sz w:val="20"/>
          <w:szCs w:val="20"/>
        </w:rPr>
        <w:t xml:space="preserve"> </w:t>
      </w:r>
    </w:p>
    <w:tbl>
      <w:tblPr>
        <w:tblStyle w:val="TableGrid"/>
        <w:tblW w:w="0" w:type="auto"/>
        <w:tblInd w:w="1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0"/>
        <w:gridCol w:w="1754"/>
        <w:gridCol w:w="1688"/>
        <w:gridCol w:w="1508"/>
        <w:gridCol w:w="1428"/>
      </w:tblGrid>
      <w:tr w:rsidR="001A5062" w:rsidRPr="00860A09" w14:paraId="175E1006" w14:textId="77777777" w:rsidTr="001A5062">
        <w:tc>
          <w:tcPr>
            <w:tcW w:w="1870" w:type="dxa"/>
            <w:tcBorders>
              <w:top w:val="single" w:sz="4" w:space="0" w:color="auto"/>
              <w:left w:val="single" w:sz="4" w:space="0" w:color="auto"/>
              <w:bottom w:val="single" w:sz="4" w:space="0" w:color="auto"/>
              <w:right w:val="single" w:sz="4" w:space="0" w:color="auto"/>
            </w:tcBorders>
          </w:tcPr>
          <w:p w14:paraId="175E1000" w14:textId="77777777" w:rsidR="001A5062" w:rsidRPr="00860A09" w:rsidRDefault="001A5062" w:rsidP="00F835EB">
            <w:pPr>
              <w:jc w:val="center"/>
              <w:rPr>
                <w:rFonts w:ascii="Arial" w:hAnsi="Arial" w:cs="Arial"/>
                <w:b/>
                <w:sz w:val="20"/>
                <w:szCs w:val="20"/>
              </w:rPr>
            </w:pPr>
            <w:r w:rsidRPr="00860A09">
              <w:rPr>
                <w:rFonts w:ascii="Arial" w:hAnsi="Arial" w:cs="Arial"/>
                <w:b/>
                <w:sz w:val="20"/>
                <w:szCs w:val="20"/>
              </w:rPr>
              <w:t>Clase dirigida por el profesor</w:t>
            </w:r>
          </w:p>
        </w:tc>
        <w:tc>
          <w:tcPr>
            <w:tcW w:w="1754" w:type="dxa"/>
            <w:tcBorders>
              <w:top w:val="single" w:sz="4" w:space="0" w:color="auto"/>
              <w:left w:val="single" w:sz="4" w:space="0" w:color="auto"/>
              <w:bottom w:val="single" w:sz="4" w:space="0" w:color="auto"/>
              <w:right w:val="single" w:sz="4" w:space="0" w:color="auto"/>
            </w:tcBorders>
          </w:tcPr>
          <w:p w14:paraId="175E1001" w14:textId="77777777" w:rsidR="001A5062" w:rsidRPr="00860A09" w:rsidRDefault="001A5062" w:rsidP="00F835EB">
            <w:pPr>
              <w:jc w:val="center"/>
              <w:rPr>
                <w:rFonts w:ascii="Arial" w:hAnsi="Arial" w:cs="Arial"/>
                <w:b/>
                <w:sz w:val="20"/>
                <w:szCs w:val="20"/>
              </w:rPr>
            </w:pPr>
            <w:r w:rsidRPr="00860A09">
              <w:rPr>
                <w:rFonts w:ascii="Arial" w:hAnsi="Arial" w:cs="Arial"/>
                <w:b/>
                <w:sz w:val="20"/>
                <w:szCs w:val="20"/>
              </w:rPr>
              <w:t>Laboratorio</w:t>
            </w:r>
          </w:p>
        </w:tc>
        <w:tc>
          <w:tcPr>
            <w:tcW w:w="1688" w:type="dxa"/>
            <w:tcBorders>
              <w:top w:val="single" w:sz="4" w:space="0" w:color="auto"/>
              <w:left w:val="single" w:sz="4" w:space="0" w:color="auto"/>
              <w:bottom w:val="single" w:sz="4" w:space="0" w:color="auto"/>
              <w:right w:val="single" w:sz="4" w:space="0" w:color="auto"/>
            </w:tcBorders>
          </w:tcPr>
          <w:p w14:paraId="175E1002" w14:textId="77777777" w:rsidR="001A5062" w:rsidRPr="00860A09" w:rsidRDefault="001A5062" w:rsidP="00F835EB">
            <w:pPr>
              <w:jc w:val="center"/>
              <w:rPr>
                <w:rFonts w:ascii="Arial" w:hAnsi="Arial" w:cs="Arial"/>
                <w:b/>
                <w:sz w:val="20"/>
                <w:szCs w:val="20"/>
              </w:rPr>
            </w:pPr>
            <w:r w:rsidRPr="00860A09">
              <w:rPr>
                <w:rFonts w:ascii="Arial" w:hAnsi="Arial" w:cs="Arial"/>
                <w:b/>
                <w:sz w:val="20"/>
                <w:szCs w:val="20"/>
              </w:rPr>
              <w:t>Taller</w:t>
            </w:r>
          </w:p>
        </w:tc>
        <w:tc>
          <w:tcPr>
            <w:tcW w:w="1508" w:type="dxa"/>
            <w:tcBorders>
              <w:top w:val="single" w:sz="4" w:space="0" w:color="auto"/>
              <w:left w:val="single" w:sz="4" w:space="0" w:color="auto"/>
              <w:bottom w:val="single" w:sz="4" w:space="0" w:color="auto"/>
              <w:right w:val="single" w:sz="4" w:space="0" w:color="auto"/>
            </w:tcBorders>
          </w:tcPr>
          <w:p w14:paraId="175E1003" w14:textId="77777777" w:rsidR="001A5062" w:rsidRDefault="001A5062" w:rsidP="00F835EB">
            <w:pPr>
              <w:jc w:val="center"/>
              <w:rPr>
                <w:rFonts w:ascii="Arial" w:hAnsi="Arial" w:cs="Arial"/>
                <w:b/>
                <w:sz w:val="20"/>
                <w:szCs w:val="20"/>
              </w:rPr>
            </w:pPr>
            <w:r w:rsidRPr="00860A09">
              <w:rPr>
                <w:rFonts w:ascii="Arial" w:hAnsi="Arial" w:cs="Arial"/>
                <w:b/>
                <w:sz w:val="20"/>
                <w:szCs w:val="20"/>
              </w:rPr>
              <w:t>Otras</w:t>
            </w:r>
          </w:p>
          <w:p w14:paraId="175E1004" w14:textId="77777777" w:rsidR="001A5062" w:rsidRPr="00860A09" w:rsidRDefault="001A5062" w:rsidP="00F835EB">
            <w:pPr>
              <w:jc w:val="center"/>
              <w:rPr>
                <w:rFonts w:ascii="Arial" w:hAnsi="Arial" w:cs="Arial"/>
                <w:b/>
                <w:sz w:val="20"/>
                <w:szCs w:val="20"/>
              </w:rPr>
            </w:pPr>
            <w:r>
              <w:rPr>
                <w:rFonts w:ascii="Arial" w:hAnsi="Arial" w:cs="Arial"/>
                <w:b/>
                <w:sz w:val="20"/>
                <w:szCs w:val="20"/>
              </w:rPr>
              <w:t>(Especificar)</w:t>
            </w:r>
          </w:p>
        </w:tc>
        <w:tc>
          <w:tcPr>
            <w:tcW w:w="1428" w:type="dxa"/>
            <w:tcBorders>
              <w:top w:val="single" w:sz="4" w:space="0" w:color="auto"/>
              <w:left w:val="single" w:sz="4" w:space="0" w:color="auto"/>
              <w:bottom w:val="single" w:sz="4" w:space="0" w:color="auto"/>
              <w:right w:val="single" w:sz="4" w:space="0" w:color="auto"/>
            </w:tcBorders>
          </w:tcPr>
          <w:p w14:paraId="175E1005" w14:textId="77777777" w:rsidR="001A5062" w:rsidRPr="00860A09" w:rsidRDefault="001A5062" w:rsidP="00F835EB">
            <w:pPr>
              <w:jc w:val="center"/>
              <w:rPr>
                <w:rFonts w:ascii="Arial" w:hAnsi="Arial" w:cs="Arial"/>
                <w:b/>
                <w:sz w:val="20"/>
                <w:szCs w:val="20"/>
              </w:rPr>
            </w:pPr>
            <w:proofErr w:type="gramStart"/>
            <w:r w:rsidRPr="00860A09">
              <w:rPr>
                <w:rFonts w:ascii="Arial" w:hAnsi="Arial" w:cs="Arial"/>
                <w:b/>
                <w:sz w:val="20"/>
                <w:szCs w:val="20"/>
              </w:rPr>
              <w:t>Total</w:t>
            </w:r>
            <w:proofErr w:type="gramEnd"/>
            <w:r w:rsidRPr="00860A09">
              <w:rPr>
                <w:rFonts w:ascii="Arial" w:hAnsi="Arial" w:cs="Arial"/>
                <w:b/>
                <w:sz w:val="20"/>
                <w:szCs w:val="20"/>
              </w:rPr>
              <w:t xml:space="preserve"> horas presenciales a la semana</w:t>
            </w:r>
          </w:p>
        </w:tc>
      </w:tr>
      <w:tr w:rsidR="001A5062" w:rsidRPr="00860A09" w14:paraId="175E100C" w14:textId="77777777" w:rsidTr="001A5062">
        <w:tc>
          <w:tcPr>
            <w:tcW w:w="1870" w:type="dxa"/>
            <w:tcBorders>
              <w:top w:val="single" w:sz="4" w:space="0" w:color="auto"/>
              <w:left w:val="single" w:sz="4" w:space="0" w:color="auto"/>
              <w:bottom w:val="single" w:sz="4" w:space="0" w:color="auto"/>
              <w:right w:val="single" w:sz="4" w:space="0" w:color="auto"/>
            </w:tcBorders>
          </w:tcPr>
          <w:p w14:paraId="175E1007" w14:textId="47E366CE" w:rsidR="001A5062" w:rsidRPr="00860A09" w:rsidRDefault="003E2E5C" w:rsidP="00F835EB">
            <w:pPr>
              <w:jc w:val="center"/>
              <w:rPr>
                <w:rFonts w:ascii="Arial" w:hAnsi="Arial" w:cs="Arial"/>
                <w:sz w:val="20"/>
                <w:szCs w:val="20"/>
              </w:rPr>
            </w:pPr>
            <w:r>
              <w:rPr>
                <w:rFonts w:ascii="Arial" w:hAnsi="Arial" w:cs="Arial"/>
                <w:sz w:val="20"/>
                <w:szCs w:val="20"/>
              </w:rPr>
              <w:t>1,5</w:t>
            </w:r>
          </w:p>
        </w:tc>
        <w:tc>
          <w:tcPr>
            <w:tcW w:w="1754" w:type="dxa"/>
            <w:tcBorders>
              <w:top w:val="single" w:sz="4" w:space="0" w:color="auto"/>
              <w:left w:val="single" w:sz="4" w:space="0" w:color="auto"/>
              <w:bottom w:val="single" w:sz="4" w:space="0" w:color="auto"/>
              <w:right w:val="single" w:sz="4" w:space="0" w:color="auto"/>
            </w:tcBorders>
          </w:tcPr>
          <w:p w14:paraId="175E1008" w14:textId="7EE5F019" w:rsidR="001A5062" w:rsidRPr="00860A09" w:rsidRDefault="003E2E5C" w:rsidP="00F835EB">
            <w:pPr>
              <w:jc w:val="center"/>
              <w:rPr>
                <w:rFonts w:ascii="Arial" w:hAnsi="Arial" w:cs="Arial"/>
                <w:sz w:val="20"/>
                <w:szCs w:val="20"/>
              </w:rPr>
            </w:pPr>
            <w:r>
              <w:rPr>
                <w:rFonts w:ascii="Arial" w:hAnsi="Arial" w:cs="Arial"/>
                <w:sz w:val="20"/>
                <w:szCs w:val="20"/>
              </w:rPr>
              <w:t>3,0</w:t>
            </w:r>
          </w:p>
        </w:tc>
        <w:tc>
          <w:tcPr>
            <w:tcW w:w="1688" w:type="dxa"/>
            <w:tcBorders>
              <w:top w:val="single" w:sz="4" w:space="0" w:color="auto"/>
              <w:left w:val="single" w:sz="4" w:space="0" w:color="auto"/>
              <w:bottom w:val="single" w:sz="4" w:space="0" w:color="auto"/>
              <w:right w:val="single" w:sz="4" w:space="0" w:color="auto"/>
            </w:tcBorders>
          </w:tcPr>
          <w:p w14:paraId="175E1009" w14:textId="77777777" w:rsidR="001A5062" w:rsidRPr="00860A09" w:rsidRDefault="001A5062" w:rsidP="00F835EB">
            <w:pPr>
              <w:jc w:val="center"/>
              <w:rPr>
                <w:rFonts w:ascii="Arial" w:hAnsi="Arial" w:cs="Arial"/>
                <w:sz w:val="20"/>
                <w:szCs w:val="20"/>
              </w:rPr>
            </w:pPr>
          </w:p>
        </w:tc>
        <w:tc>
          <w:tcPr>
            <w:tcW w:w="1508" w:type="dxa"/>
            <w:tcBorders>
              <w:top w:val="single" w:sz="4" w:space="0" w:color="auto"/>
              <w:left w:val="single" w:sz="4" w:space="0" w:color="auto"/>
              <w:bottom w:val="single" w:sz="4" w:space="0" w:color="auto"/>
              <w:right w:val="single" w:sz="4" w:space="0" w:color="auto"/>
            </w:tcBorders>
          </w:tcPr>
          <w:p w14:paraId="175E100A" w14:textId="77777777" w:rsidR="001A5062" w:rsidRPr="00860A09" w:rsidRDefault="001A5062" w:rsidP="00F835EB">
            <w:pPr>
              <w:jc w:val="center"/>
              <w:rPr>
                <w:rFonts w:ascii="Arial" w:hAnsi="Arial" w:cs="Arial"/>
                <w:sz w:val="20"/>
                <w:szCs w:val="20"/>
              </w:rPr>
            </w:pPr>
          </w:p>
        </w:tc>
        <w:tc>
          <w:tcPr>
            <w:tcW w:w="1428" w:type="dxa"/>
            <w:tcBorders>
              <w:top w:val="single" w:sz="4" w:space="0" w:color="auto"/>
              <w:left w:val="single" w:sz="4" w:space="0" w:color="auto"/>
              <w:bottom w:val="single" w:sz="4" w:space="0" w:color="auto"/>
              <w:right w:val="single" w:sz="4" w:space="0" w:color="auto"/>
            </w:tcBorders>
          </w:tcPr>
          <w:p w14:paraId="175E100B" w14:textId="330109CB" w:rsidR="001A5062" w:rsidRPr="00860A09" w:rsidRDefault="003E2E5C" w:rsidP="00F835EB">
            <w:pPr>
              <w:jc w:val="center"/>
              <w:rPr>
                <w:rFonts w:ascii="Arial" w:hAnsi="Arial" w:cs="Arial"/>
                <w:sz w:val="20"/>
                <w:szCs w:val="20"/>
              </w:rPr>
            </w:pPr>
            <w:r>
              <w:rPr>
                <w:rFonts w:ascii="Arial" w:hAnsi="Arial" w:cs="Arial"/>
                <w:sz w:val="20"/>
                <w:szCs w:val="20"/>
              </w:rPr>
              <w:t>4,5</w:t>
            </w:r>
          </w:p>
        </w:tc>
      </w:tr>
    </w:tbl>
    <w:p w14:paraId="25D499EF" w14:textId="58D7A248" w:rsidR="00074675" w:rsidRDefault="00074675" w:rsidP="00413F86">
      <w:pPr>
        <w:spacing w:after="0" w:line="240" w:lineRule="auto"/>
        <w:rPr>
          <w:rFonts w:ascii="Arial" w:hAnsi="Arial" w:cs="Arial"/>
          <w:sz w:val="20"/>
          <w:szCs w:val="20"/>
        </w:rPr>
      </w:pPr>
    </w:p>
    <w:p w14:paraId="6379985E" w14:textId="77777777" w:rsidR="00C6353B" w:rsidRPr="00860A09" w:rsidRDefault="00C6353B" w:rsidP="00413F86">
      <w:pPr>
        <w:spacing w:after="0" w:line="240" w:lineRule="auto"/>
        <w:rPr>
          <w:rFonts w:ascii="Arial" w:hAnsi="Arial" w:cs="Arial"/>
          <w:sz w:val="20"/>
          <w:szCs w:val="20"/>
        </w:rPr>
      </w:pPr>
    </w:p>
    <w:p w14:paraId="175E100E" w14:textId="6FB70038" w:rsidR="00413F86" w:rsidRDefault="00413F86" w:rsidP="004E2808">
      <w:pPr>
        <w:pStyle w:val="ListParagraph"/>
        <w:numPr>
          <w:ilvl w:val="0"/>
          <w:numId w:val="7"/>
        </w:numPr>
        <w:spacing w:after="0" w:line="240" w:lineRule="auto"/>
        <w:ind w:left="567" w:hanging="425"/>
        <w:rPr>
          <w:rFonts w:ascii="Arial" w:hAnsi="Arial" w:cs="Arial"/>
          <w:b/>
          <w:sz w:val="20"/>
          <w:szCs w:val="20"/>
        </w:rPr>
      </w:pPr>
      <w:r w:rsidRPr="00860A09">
        <w:rPr>
          <w:rFonts w:ascii="Arial" w:hAnsi="Arial" w:cs="Arial"/>
          <w:b/>
          <w:sz w:val="20"/>
          <w:szCs w:val="20"/>
        </w:rPr>
        <w:t>CRÉDITOS ACADÉMICOS</w:t>
      </w:r>
      <w:r w:rsidR="00F84CA1">
        <w:rPr>
          <w:rFonts w:ascii="Arial" w:hAnsi="Arial" w:cs="Arial"/>
          <w:b/>
          <w:sz w:val="20"/>
          <w:szCs w:val="20"/>
        </w:rPr>
        <w:t xml:space="preserve"> </w:t>
      </w:r>
      <w:r w:rsidR="00F84CA1" w:rsidRPr="00860A09">
        <w:rPr>
          <w:rFonts w:ascii="Arial" w:hAnsi="Arial" w:cs="Arial"/>
          <w:b/>
          <w:sz w:val="20"/>
          <w:szCs w:val="20"/>
        </w:rPr>
        <w:t>(</w:t>
      </w:r>
      <w:r w:rsidR="00F84CA1" w:rsidRPr="00EC0999">
        <w:rPr>
          <w:rFonts w:ascii="Arial" w:hAnsi="Arial" w:cs="Arial"/>
          <w:b/>
          <w:color w:val="008000"/>
          <w:sz w:val="20"/>
          <w:szCs w:val="20"/>
        </w:rPr>
        <w:t>Incluir l</w:t>
      </w:r>
      <w:r w:rsidR="00F84CA1">
        <w:rPr>
          <w:rFonts w:ascii="Arial" w:hAnsi="Arial" w:cs="Arial"/>
          <w:b/>
          <w:color w:val="008000"/>
          <w:sz w:val="20"/>
          <w:szCs w:val="20"/>
        </w:rPr>
        <w:t>as</w:t>
      </w:r>
      <w:r w:rsidR="00F84CA1" w:rsidRPr="00EC0999">
        <w:rPr>
          <w:rFonts w:ascii="Arial" w:hAnsi="Arial" w:cs="Arial"/>
          <w:b/>
          <w:color w:val="008000"/>
          <w:sz w:val="20"/>
          <w:szCs w:val="20"/>
        </w:rPr>
        <w:t xml:space="preserve"> </w:t>
      </w:r>
      <w:r w:rsidR="00F84CA1">
        <w:rPr>
          <w:rFonts w:ascii="Arial" w:hAnsi="Arial" w:cs="Arial"/>
          <w:b/>
          <w:color w:val="008000"/>
          <w:sz w:val="20"/>
          <w:szCs w:val="20"/>
        </w:rPr>
        <w:t>horas de laboratorio en las asignaturas que tienen componente práctico</w:t>
      </w:r>
      <w:r w:rsidR="00F84CA1">
        <w:rPr>
          <w:rFonts w:ascii="Arial" w:hAnsi="Arial" w:cs="Arial"/>
          <w:b/>
          <w:sz w:val="20"/>
          <w:szCs w:val="20"/>
        </w:rPr>
        <w:t>)</w:t>
      </w:r>
      <w:r w:rsidRPr="00860A09">
        <w:rPr>
          <w:rFonts w:ascii="Arial" w:hAnsi="Arial" w:cs="Arial"/>
          <w:b/>
          <w:sz w:val="20"/>
          <w:szCs w:val="20"/>
        </w:rPr>
        <w:t>:</w:t>
      </w:r>
    </w:p>
    <w:tbl>
      <w:tblPr>
        <w:tblStyle w:val="TableGrid"/>
        <w:tblW w:w="0" w:type="auto"/>
        <w:tblInd w:w="1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9"/>
        <w:gridCol w:w="1947"/>
        <w:gridCol w:w="2080"/>
        <w:gridCol w:w="1816"/>
      </w:tblGrid>
      <w:tr w:rsidR="00413F86" w:rsidRPr="00860A09" w14:paraId="175E1014" w14:textId="77777777" w:rsidTr="008B4462">
        <w:tc>
          <w:tcPr>
            <w:tcW w:w="2239" w:type="dxa"/>
            <w:tcBorders>
              <w:top w:val="single" w:sz="4" w:space="0" w:color="auto"/>
              <w:left w:val="single" w:sz="4" w:space="0" w:color="auto"/>
              <w:bottom w:val="single" w:sz="4" w:space="0" w:color="auto"/>
              <w:right w:val="single" w:sz="4" w:space="0" w:color="auto"/>
            </w:tcBorders>
          </w:tcPr>
          <w:p w14:paraId="175E100F" w14:textId="77777777" w:rsidR="00413F86" w:rsidRPr="00860A09" w:rsidRDefault="00413F86" w:rsidP="00F835EB">
            <w:pPr>
              <w:jc w:val="center"/>
              <w:rPr>
                <w:rFonts w:ascii="Arial" w:hAnsi="Arial" w:cs="Arial"/>
                <w:b/>
                <w:sz w:val="20"/>
                <w:szCs w:val="20"/>
              </w:rPr>
            </w:pPr>
            <w:r w:rsidRPr="00860A09">
              <w:rPr>
                <w:rFonts w:ascii="Arial" w:hAnsi="Arial" w:cs="Arial"/>
                <w:b/>
                <w:sz w:val="20"/>
                <w:szCs w:val="20"/>
              </w:rPr>
              <w:t>Tiempo presencial (horas</w:t>
            </w:r>
            <w:r w:rsidR="00DD1262" w:rsidRPr="00860A09">
              <w:rPr>
                <w:rFonts w:ascii="Arial" w:hAnsi="Arial" w:cs="Arial"/>
                <w:b/>
                <w:sz w:val="20"/>
                <w:szCs w:val="20"/>
              </w:rPr>
              <w:t xml:space="preserve"> a la semana</w:t>
            </w:r>
            <w:r w:rsidRPr="00860A09">
              <w:rPr>
                <w:rFonts w:ascii="Arial" w:hAnsi="Arial" w:cs="Arial"/>
                <w:b/>
                <w:sz w:val="20"/>
                <w:szCs w:val="20"/>
              </w:rPr>
              <w:t>)</w:t>
            </w:r>
          </w:p>
        </w:tc>
        <w:tc>
          <w:tcPr>
            <w:tcW w:w="1947" w:type="dxa"/>
            <w:tcBorders>
              <w:top w:val="single" w:sz="4" w:space="0" w:color="auto"/>
              <w:left w:val="single" w:sz="4" w:space="0" w:color="auto"/>
              <w:bottom w:val="single" w:sz="4" w:space="0" w:color="auto"/>
              <w:right w:val="single" w:sz="4" w:space="0" w:color="auto"/>
            </w:tcBorders>
          </w:tcPr>
          <w:p w14:paraId="175E1010" w14:textId="77777777" w:rsidR="00413F86" w:rsidRPr="00860A09" w:rsidRDefault="00413F86" w:rsidP="00F835EB">
            <w:pPr>
              <w:jc w:val="center"/>
              <w:rPr>
                <w:rFonts w:ascii="Arial" w:hAnsi="Arial" w:cs="Arial"/>
                <w:b/>
                <w:sz w:val="20"/>
                <w:szCs w:val="20"/>
              </w:rPr>
            </w:pPr>
            <w:r w:rsidRPr="00860A09">
              <w:rPr>
                <w:rFonts w:ascii="Arial" w:hAnsi="Arial" w:cs="Arial"/>
                <w:b/>
                <w:sz w:val="20"/>
                <w:szCs w:val="20"/>
              </w:rPr>
              <w:t>Tiempo independiente (horas</w:t>
            </w:r>
            <w:r w:rsidR="00DD1262" w:rsidRPr="00860A09">
              <w:rPr>
                <w:rFonts w:ascii="Arial" w:hAnsi="Arial" w:cs="Arial"/>
                <w:b/>
                <w:sz w:val="20"/>
                <w:szCs w:val="20"/>
              </w:rPr>
              <w:t xml:space="preserve"> a la semana</w:t>
            </w:r>
            <w:r w:rsidRPr="00860A09">
              <w:rPr>
                <w:rFonts w:ascii="Arial" w:hAnsi="Arial" w:cs="Arial"/>
                <w:b/>
                <w:sz w:val="20"/>
                <w:szCs w:val="20"/>
              </w:rPr>
              <w:t>)</w:t>
            </w:r>
          </w:p>
        </w:tc>
        <w:tc>
          <w:tcPr>
            <w:tcW w:w="2080" w:type="dxa"/>
            <w:tcBorders>
              <w:top w:val="single" w:sz="4" w:space="0" w:color="auto"/>
              <w:left w:val="single" w:sz="4" w:space="0" w:color="auto"/>
              <w:bottom w:val="single" w:sz="4" w:space="0" w:color="auto"/>
              <w:right w:val="single" w:sz="4" w:space="0" w:color="auto"/>
            </w:tcBorders>
          </w:tcPr>
          <w:p w14:paraId="175E1011" w14:textId="77777777" w:rsidR="00413F86" w:rsidRPr="00860A09" w:rsidRDefault="00413F86" w:rsidP="00F835EB">
            <w:pPr>
              <w:jc w:val="center"/>
              <w:rPr>
                <w:rFonts w:ascii="Arial" w:hAnsi="Arial" w:cs="Arial"/>
                <w:b/>
                <w:sz w:val="20"/>
                <w:szCs w:val="20"/>
              </w:rPr>
            </w:pPr>
            <w:r w:rsidRPr="00860A09">
              <w:rPr>
                <w:rFonts w:ascii="Arial" w:hAnsi="Arial" w:cs="Arial"/>
                <w:b/>
                <w:sz w:val="20"/>
                <w:szCs w:val="20"/>
              </w:rPr>
              <w:t>Tiempo total</w:t>
            </w:r>
          </w:p>
          <w:p w14:paraId="175E1012" w14:textId="77777777" w:rsidR="00413F86" w:rsidRPr="00860A09" w:rsidRDefault="00413F86" w:rsidP="00F835EB">
            <w:pPr>
              <w:jc w:val="center"/>
              <w:rPr>
                <w:rFonts w:ascii="Arial" w:hAnsi="Arial" w:cs="Arial"/>
                <w:b/>
                <w:sz w:val="20"/>
                <w:szCs w:val="20"/>
              </w:rPr>
            </w:pPr>
            <w:r w:rsidRPr="00860A09">
              <w:rPr>
                <w:rFonts w:ascii="Arial" w:hAnsi="Arial" w:cs="Arial"/>
                <w:b/>
                <w:sz w:val="20"/>
                <w:szCs w:val="20"/>
              </w:rPr>
              <w:t>(horas</w:t>
            </w:r>
            <w:r w:rsidR="00DD1262" w:rsidRPr="00860A09">
              <w:rPr>
                <w:rFonts w:ascii="Arial" w:hAnsi="Arial" w:cs="Arial"/>
                <w:b/>
                <w:sz w:val="20"/>
                <w:szCs w:val="20"/>
              </w:rPr>
              <w:t xml:space="preserve"> a la semana</w:t>
            </w:r>
            <w:r w:rsidRPr="00860A09">
              <w:rPr>
                <w:rFonts w:ascii="Arial" w:hAnsi="Arial" w:cs="Arial"/>
                <w:b/>
                <w:sz w:val="20"/>
                <w:szCs w:val="20"/>
              </w:rPr>
              <w:t>)</w:t>
            </w:r>
          </w:p>
        </w:tc>
        <w:tc>
          <w:tcPr>
            <w:tcW w:w="1816" w:type="dxa"/>
            <w:tcBorders>
              <w:top w:val="single" w:sz="4" w:space="0" w:color="auto"/>
              <w:left w:val="single" w:sz="4" w:space="0" w:color="auto"/>
              <w:bottom w:val="single" w:sz="4" w:space="0" w:color="auto"/>
              <w:right w:val="single" w:sz="4" w:space="0" w:color="auto"/>
            </w:tcBorders>
          </w:tcPr>
          <w:p w14:paraId="175E1013" w14:textId="77777777" w:rsidR="00413F86" w:rsidRPr="00860A09" w:rsidRDefault="00413F86" w:rsidP="00F835EB">
            <w:pPr>
              <w:jc w:val="center"/>
              <w:rPr>
                <w:rFonts w:ascii="Arial" w:hAnsi="Arial" w:cs="Arial"/>
                <w:b/>
                <w:sz w:val="20"/>
                <w:szCs w:val="20"/>
              </w:rPr>
            </w:pPr>
            <w:r w:rsidRPr="00860A09">
              <w:rPr>
                <w:rFonts w:ascii="Arial" w:hAnsi="Arial" w:cs="Arial"/>
                <w:b/>
                <w:sz w:val="20"/>
                <w:szCs w:val="20"/>
              </w:rPr>
              <w:t>Créditos</w:t>
            </w:r>
          </w:p>
        </w:tc>
      </w:tr>
      <w:tr w:rsidR="00413F86" w:rsidRPr="00860A09" w14:paraId="175E1019" w14:textId="77777777" w:rsidTr="008B4462">
        <w:tc>
          <w:tcPr>
            <w:tcW w:w="2239" w:type="dxa"/>
            <w:tcBorders>
              <w:top w:val="single" w:sz="4" w:space="0" w:color="auto"/>
              <w:left w:val="single" w:sz="4" w:space="0" w:color="auto"/>
              <w:bottom w:val="single" w:sz="4" w:space="0" w:color="auto"/>
              <w:right w:val="single" w:sz="4" w:space="0" w:color="auto"/>
            </w:tcBorders>
          </w:tcPr>
          <w:p w14:paraId="175E1015" w14:textId="6AE054EA" w:rsidR="00413F86" w:rsidRPr="00860A09" w:rsidRDefault="003E2E5C" w:rsidP="00F835EB">
            <w:pPr>
              <w:jc w:val="center"/>
              <w:rPr>
                <w:rFonts w:ascii="Arial" w:hAnsi="Arial" w:cs="Arial"/>
                <w:sz w:val="20"/>
                <w:szCs w:val="20"/>
              </w:rPr>
            </w:pPr>
            <w:r>
              <w:rPr>
                <w:rFonts w:ascii="Arial" w:hAnsi="Arial" w:cs="Arial"/>
                <w:sz w:val="20"/>
                <w:szCs w:val="20"/>
              </w:rPr>
              <w:t>4,5</w:t>
            </w:r>
          </w:p>
        </w:tc>
        <w:tc>
          <w:tcPr>
            <w:tcW w:w="1947" w:type="dxa"/>
            <w:tcBorders>
              <w:top w:val="single" w:sz="4" w:space="0" w:color="auto"/>
              <w:left w:val="single" w:sz="4" w:space="0" w:color="auto"/>
              <w:bottom w:val="single" w:sz="4" w:space="0" w:color="auto"/>
              <w:right w:val="single" w:sz="4" w:space="0" w:color="auto"/>
            </w:tcBorders>
          </w:tcPr>
          <w:p w14:paraId="175E1016" w14:textId="3119B05C" w:rsidR="00413F86" w:rsidRPr="00860A09" w:rsidRDefault="003E2E5C" w:rsidP="00F835EB">
            <w:pPr>
              <w:jc w:val="center"/>
              <w:rPr>
                <w:rFonts w:ascii="Arial" w:hAnsi="Arial" w:cs="Arial"/>
                <w:sz w:val="20"/>
                <w:szCs w:val="20"/>
              </w:rPr>
            </w:pPr>
            <w:r>
              <w:rPr>
                <w:rFonts w:ascii="Arial" w:hAnsi="Arial" w:cs="Arial"/>
                <w:sz w:val="20"/>
                <w:szCs w:val="20"/>
              </w:rPr>
              <w:t>4,5</w:t>
            </w:r>
          </w:p>
        </w:tc>
        <w:tc>
          <w:tcPr>
            <w:tcW w:w="2080" w:type="dxa"/>
            <w:tcBorders>
              <w:top w:val="single" w:sz="4" w:space="0" w:color="auto"/>
              <w:left w:val="single" w:sz="4" w:space="0" w:color="auto"/>
              <w:bottom w:val="single" w:sz="4" w:space="0" w:color="auto"/>
              <w:right w:val="single" w:sz="4" w:space="0" w:color="auto"/>
            </w:tcBorders>
          </w:tcPr>
          <w:p w14:paraId="175E1017" w14:textId="4836FE42" w:rsidR="00413F86" w:rsidRPr="00860A09" w:rsidRDefault="003E2E5C" w:rsidP="00F835EB">
            <w:pPr>
              <w:jc w:val="center"/>
              <w:rPr>
                <w:rFonts w:ascii="Arial" w:hAnsi="Arial" w:cs="Arial"/>
                <w:sz w:val="20"/>
                <w:szCs w:val="20"/>
              </w:rPr>
            </w:pPr>
            <w:r>
              <w:rPr>
                <w:rFonts w:ascii="Arial" w:hAnsi="Arial" w:cs="Arial"/>
                <w:sz w:val="20"/>
                <w:szCs w:val="20"/>
              </w:rPr>
              <w:t>9,0</w:t>
            </w:r>
          </w:p>
        </w:tc>
        <w:tc>
          <w:tcPr>
            <w:tcW w:w="1816" w:type="dxa"/>
            <w:tcBorders>
              <w:top w:val="single" w:sz="4" w:space="0" w:color="auto"/>
              <w:left w:val="single" w:sz="4" w:space="0" w:color="auto"/>
              <w:bottom w:val="single" w:sz="4" w:space="0" w:color="auto"/>
              <w:right w:val="single" w:sz="4" w:space="0" w:color="auto"/>
            </w:tcBorders>
          </w:tcPr>
          <w:p w14:paraId="175E1018" w14:textId="00C50757" w:rsidR="00413F86" w:rsidRPr="00860A09" w:rsidRDefault="003E2E5C" w:rsidP="00F835EB">
            <w:pPr>
              <w:jc w:val="center"/>
              <w:rPr>
                <w:rFonts w:ascii="Arial" w:hAnsi="Arial" w:cs="Arial"/>
                <w:sz w:val="20"/>
                <w:szCs w:val="20"/>
              </w:rPr>
            </w:pPr>
            <w:r>
              <w:rPr>
                <w:rFonts w:ascii="Arial" w:hAnsi="Arial" w:cs="Arial"/>
                <w:sz w:val="20"/>
                <w:szCs w:val="20"/>
              </w:rPr>
              <w:t>3</w:t>
            </w:r>
          </w:p>
        </w:tc>
      </w:tr>
    </w:tbl>
    <w:p w14:paraId="175E101A" w14:textId="77777777" w:rsidR="008B4462" w:rsidRPr="00074675" w:rsidRDefault="008B4462" w:rsidP="00074675">
      <w:pPr>
        <w:rPr>
          <w:rFonts w:ascii="Arial" w:hAnsi="Arial" w:cs="Arial"/>
        </w:rPr>
      </w:pPr>
    </w:p>
    <w:p w14:paraId="175E101B" w14:textId="77777777" w:rsidR="008B4462" w:rsidRPr="00860A09" w:rsidRDefault="008B4462" w:rsidP="004E2808">
      <w:pPr>
        <w:pStyle w:val="ListParagraph"/>
        <w:numPr>
          <w:ilvl w:val="0"/>
          <w:numId w:val="7"/>
        </w:numPr>
        <w:spacing w:after="0"/>
        <w:ind w:left="567" w:hanging="425"/>
        <w:rPr>
          <w:rFonts w:ascii="Arial" w:hAnsi="Arial" w:cs="Arial"/>
          <w:b/>
          <w:sz w:val="20"/>
          <w:szCs w:val="20"/>
        </w:rPr>
      </w:pPr>
      <w:r w:rsidRPr="00860A09">
        <w:rPr>
          <w:rFonts w:ascii="Arial" w:hAnsi="Arial" w:cs="Arial"/>
          <w:b/>
          <w:sz w:val="20"/>
          <w:szCs w:val="20"/>
        </w:rPr>
        <w:t>JUSTIFICACIÓN:</w:t>
      </w:r>
    </w:p>
    <w:tbl>
      <w:tblPr>
        <w:tblStyle w:val="TableGrid"/>
        <w:tblW w:w="0" w:type="auto"/>
        <w:tblInd w:w="1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61"/>
      </w:tblGrid>
      <w:tr w:rsidR="00821896" w:rsidRPr="00860A09" w14:paraId="175E1025" w14:textId="77777777" w:rsidTr="008B4462">
        <w:tc>
          <w:tcPr>
            <w:tcW w:w="9861" w:type="dxa"/>
            <w:tcBorders>
              <w:top w:val="single" w:sz="4" w:space="0" w:color="auto"/>
              <w:left w:val="single" w:sz="4" w:space="0" w:color="auto"/>
              <w:bottom w:val="single" w:sz="4" w:space="0" w:color="auto"/>
              <w:right w:val="single" w:sz="4" w:space="0" w:color="auto"/>
            </w:tcBorders>
          </w:tcPr>
          <w:p w14:paraId="7053D838" w14:textId="77777777" w:rsidR="00667B2A" w:rsidRDefault="00667B2A" w:rsidP="008B4462">
            <w:pPr>
              <w:jc w:val="both"/>
              <w:rPr>
                <w:rFonts w:ascii="Arial" w:hAnsi="Arial" w:cs="Arial"/>
                <w:sz w:val="20"/>
                <w:szCs w:val="20"/>
              </w:rPr>
            </w:pPr>
          </w:p>
          <w:p w14:paraId="175E1021" w14:textId="5E5B1C9D" w:rsidR="000B7566" w:rsidRPr="0016363B" w:rsidRDefault="0016363B" w:rsidP="008B4462">
            <w:pPr>
              <w:jc w:val="both"/>
              <w:rPr>
                <w:rFonts w:ascii="Arial" w:hAnsi="Arial" w:cs="Arial"/>
                <w:color w:val="C00000"/>
                <w:sz w:val="20"/>
                <w:szCs w:val="20"/>
              </w:rPr>
            </w:pPr>
            <w:r w:rsidRPr="0016363B">
              <w:rPr>
                <w:rFonts w:ascii="Arial" w:hAnsi="Arial" w:cs="Arial"/>
                <w:color w:val="C00000"/>
                <w:sz w:val="20"/>
                <w:szCs w:val="20"/>
              </w:rPr>
              <w:t xml:space="preserve">La ingeniería eléctrica contemporánea implica un trabajo multidisciplinario que requiere una comprensión integral de diversos campos y la adopción constante de tecnologías avanzadas para enfrentar los desafíos actuales y futuros. </w:t>
            </w:r>
            <w:r w:rsidR="00667B2A" w:rsidRPr="0016363B">
              <w:rPr>
                <w:rFonts w:ascii="Arial" w:hAnsi="Arial" w:cs="Arial"/>
                <w:color w:val="C00000"/>
                <w:sz w:val="20"/>
                <w:szCs w:val="20"/>
              </w:rPr>
              <w:t xml:space="preserve">El </w:t>
            </w:r>
            <w:r w:rsidRPr="0016363B">
              <w:rPr>
                <w:rFonts w:ascii="Arial" w:hAnsi="Arial" w:cs="Arial"/>
                <w:color w:val="C00000"/>
                <w:sz w:val="20"/>
                <w:szCs w:val="20"/>
              </w:rPr>
              <w:t xml:space="preserve">estudio del </w:t>
            </w:r>
            <w:r w:rsidR="00667B2A" w:rsidRPr="0016363B">
              <w:rPr>
                <w:rFonts w:ascii="Arial" w:hAnsi="Arial" w:cs="Arial"/>
                <w:color w:val="C00000"/>
                <w:sz w:val="20"/>
                <w:szCs w:val="20"/>
              </w:rPr>
              <w:t>di</w:t>
            </w:r>
            <w:r w:rsidR="003F1760">
              <w:rPr>
                <w:rFonts w:ascii="Arial" w:hAnsi="Arial" w:cs="Arial"/>
                <w:color w:val="C00000"/>
                <w:sz w:val="20"/>
                <w:szCs w:val="20"/>
              </w:rPr>
              <w:t>bujo</w:t>
            </w:r>
            <w:r w:rsidR="00667B2A" w:rsidRPr="0016363B">
              <w:rPr>
                <w:rFonts w:ascii="Arial" w:hAnsi="Arial" w:cs="Arial"/>
                <w:color w:val="C00000"/>
                <w:sz w:val="20"/>
                <w:szCs w:val="20"/>
              </w:rPr>
              <w:t xml:space="preserve"> gráfico por computador brinda a los estudiantes la capacidad de visualizar de manera avanzada proyectos eléctricos antes de su implementación</w:t>
            </w:r>
            <w:r w:rsidRPr="0016363B">
              <w:rPr>
                <w:rFonts w:ascii="Arial" w:hAnsi="Arial" w:cs="Arial"/>
                <w:color w:val="C00000"/>
                <w:sz w:val="20"/>
                <w:szCs w:val="20"/>
              </w:rPr>
              <w:t xml:space="preserve">, así como la integración de los sistemas eléctricos en el contexto de una construcción o un entorno geográfico definido. </w:t>
            </w:r>
            <w:r w:rsidR="00667B2A" w:rsidRPr="0016363B">
              <w:rPr>
                <w:rFonts w:ascii="Arial" w:hAnsi="Arial" w:cs="Arial"/>
                <w:color w:val="C00000"/>
                <w:sz w:val="20"/>
                <w:szCs w:val="20"/>
              </w:rPr>
              <w:t>La incorporación del di</w:t>
            </w:r>
            <w:r w:rsidR="003F1760">
              <w:rPr>
                <w:rFonts w:ascii="Arial" w:hAnsi="Arial" w:cs="Arial"/>
                <w:color w:val="C00000"/>
                <w:sz w:val="20"/>
                <w:szCs w:val="20"/>
              </w:rPr>
              <w:t>bujo</w:t>
            </w:r>
            <w:r w:rsidR="00667B2A" w:rsidRPr="0016363B">
              <w:rPr>
                <w:rFonts w:ascii="Arial" w:hAnsi="Arial" w:cs="Arial"/>
                <w:color w:val="C00000"/>
                <w:sz w:val="20"/>
                <w:szCs w:val="20"/>
              </w:rPr>
              <w:t xml:space="preserve"> gráfico por computador con herramientas actualizadas de diseño gráfico, sistemas de información geográfica y modelado de información para la construcción en la formación de estudiantes de ingeniería </w:t>
            </w:r>
            <w:r w:rsidR="00667B2A" w:rsidRPr="0016363B">
              <w:rPr>
                <w:rFonts w:ascii="Arial" w:hAnsi="Arial" w:cs="Arial"/>
                <w:color w:val="C00000"/>
                <w:sz w:val="20"/>
                <w:szCs w:val="20"/>
              </w:rPr>
              <w:lastRenderedPageBreak/>
              <w:t xml:space="preserve">eléctrica promueve una perspectiva integral, mejora las capacidades técnicas y prepara a los futuros ingenieros para enfrentar los desafíos de una industria en evolución. </w:t>
            </w:r>
          </w:p>
          <w:p w14:paraId="175E1024" w14:textId="7F3EFC9B" w:rsidR="00821896" w:rsidRPr="00860A09" w:rsidRDefault="00821896" w:rsidP="008B4462">
            <w:pPr>
              <w:rPr>
                <w:rFonts w:ascii="Arial" w:hAnsi="Arial" w:cs="Arial"/>
                <w:b/>
                <w:sz w:val="20"/>
                <w:szCs w:val="20"/>
              </w:rPr>
            </w:pPr>
          </w:p>
        </w:tc>
      </w:tr>
    </w:tbl>
    <w:p w14:paraId="175E1026" w14:textId="77777777" w:rsidR="00860A09" w:rsidRPr="00860A09" w:rsidRDefault="00860A09" w:rsidP="00860A09">
      <w:pPr>
        <w:spacing w:after="0"/>
        <w:rPr>
          <w:rFonts w:ascii="Arial" w:hAnsi="Arial" w:cs="Arial"/>
          <w:b/>
          <w:sz w:val="20"/>
          <w:szCs w:val="20"/>
        </w:rPr>
      </w:pPr>
    </w:p>
    <w:p w14:paraId="175E1028" w14:textId="77777777" w:rsidR="008B4462" w:rsidRPr="00860A09" w:rsidRDefault="008B4462" w:rsidP="004E2808">
      <w:pPr>
        <w:pStyle w:val="ListParagraph"/>
        <w:numPr>
          <w:ilvl w:val="0"/>
          <w:numId w:val="7"/>
        </w:numPr>
        <w:spacing w:after="0"/>
        <w:ind w:left="567" w:hanging="425"/>
        <w:rPr>
          <w:rFonts w:ascii="Arial" w:hAnsi="Arial" w:cs="Arial"/>
          <w:b/>
          <w:sz w:val="20"/>
          <w:szCs w:val="20"/>
        </w:rPr>
      </w:pPr>
      <w:r w:rsidRPr="00860A09">
        <w:rPr>
          <w:rFonts w:ascii="Arial" w:hAnsi="Arial" w:cs="Arial"/>
          <w:b/>
          <w:sz w:val="20"/>
          <w:szCs w:val="20"/>
        </w:rPr>
        <w:t>COMPETENCIAS A LAS QUE APUNTA LA ASIGNATURA:</w:t>
      </w:r>
    </w:p>
    <w:tbl>
      <w:tblPr>
        <w:tblStyle w:val="TableGrid"/>
        <w:tblW w:w="0" w:type="auto"/>
        <w:tblInd w:w="137" w:type="dxa"/>
        <w:tblLook w:val="04A0" w:firstRow="1" w:lastRow="0" w:firstColumn="1" w:lastColumn="0" w:noHBand="0" w:noVBand="1"/>
      </w:tblPr>
      <w:tblGrid>
        <w:gridCol w:w="4916"/>
        <w:gridCol w:w="4911"/>
      </w:tblGrid>
      <w:tr w:rsidR="00C6353B" w:rsidRPr="00C6353B" w14:paraId="175E1054" w14:textId="77777777" w:rsidTr="00C6353B">
        <w:trPr>
          <w:trHeight w:val="9103"/>
        </w:trPr>
        <w:tc>
          <w:tcPr>
            <w:tcW w:w="4916" w:type="dxa"/>
          </w:tcPr>
          <w:p w14:paraId="175E1029" w14:textId="77777777" w:rsidR="00310E26" w:rsidRPr="00C6353B" w:rsidRDefault="00310E26" w:rsidP="00310E26">
            <w:pPr>
              <w:jc w:val="center"/>
              <w:rPr>
                <w:rFonts w:ascii="Arial" w:hAnsi="Arial" w:cs="Arial"/>
                <w:b/>
                <w:sz w:val="20"/>
                <w:szCs w:val="20"/>
                <w:u w:val="single"/>
              </w:rPr>
            </w:pPr>
            <w:r w:rsidRPr="00C6353B">
              <w:rPr>
                <w:rFonts w:ascii="Arial" w:hAnsi="Arial" w:cs="Arial"/>
                <w:b/>
                <w:sz w:val="20"/>
                <w:szCs w:val="20"/>
                <w:u w:val="single"/>
              </w:rPr>
              <w:t>COMPETENCIAS TRANSVERSALES COMUNES PARA TODOS LOS PROGRAMAS</w:t>
            </w:r>
          </w:p>
          <w:p w14:paraId="175E102A" w14:textId="77777777" w:rsidR="00310E26" w:rsidRPr="00C6353B" w:rsidRDefault="00310E26" w:rsidP="003F6EC2">
            <w:pPr>
              <w:jc w:val="both"/>
              <w:rPr>
                <w:rFonts w:ascii="Arial" w:hAnsi="Arial" w:cs="Arial"/>
                <w:b/>
                <w:sz w:val="20"/>
                <w:szCs w:val="20"/>
              </w:rPr>
            </w:pPr>
          </w:p>
          <w:p w14:paraId="175E102B" w14:textId="6D92FB9E" w:rsidR="008B4462" w:rsidRPr="00424F34" w:rsidRDefault="003F6EC2" w:rsidP="003F6EC2">
            <w:pPr>
              <w:jc w:val="both"/>
              <w:rPr>
                <w:rFonts w:ascii="Arial" w:hAnsi="Arial" w:cs="Arial"/>
                <w:color w:val="006600"/>
                <w:sz w:val="20"/>
                <w:szCs w:val="20"/>
              </w:rPr>
            </w:pPr>
            <w:r w:rsidRPr="00424F34">
              <w:rPr>
                <w:rFonts w:ascii="Arial" w:hAnsi="Arial" w:cs="Arial"/>
                <w:color w:val="006600"/>
                <w:sz w:val="20"/>
                <w:szCs w:val="20"/>
              </w:rPr>
              <w:t>De las g</w:t>
            </w:r>
            <w:r w:rsidR="008B4462" w:rsidRPr="00424F34">
              <w:rPr>
                <w:rFonts w:ascii="Arial" w:hAnsi="Arial" w:cs="Arial"/>
                <w:color w:val="006600"/>
                <w:sz w:val="20"/>
                <w:szCs w:val="20"/>
              </w:rPr>
              <w:t>enerales</w:t>
            </w:r>
            <w:r w:rsidR="00087501" w:rsidRPr="00424F34">
              <w:rPr>
                <w:rFonts w:ascii="Arial" w:hAnsi="Arial" w:cs="Arial"/>
                <w:color w:val="006600"/>
                <w:sz w:val="20"/>
                <w:szCs w:val="20"/>
              </w:rPr>
              <w:t xml:space="preserve"> o comunes</w:t>
            </w:r>
            <w:r w:rsidRPr="00424F34">
              <w:rPr>
                <w:rFonts w:ascii="Arial" w:hAnsi="Arial" w:cs="Arial"/>
                <w:color w:val="006600"/>
                <w:sz w:val="20"/>
                <w:szCs w:val="20"/>
              </w:rPr>
              <w:t xml:space="preserve"> para toda la Escuela</w:t>
            </w:r>
            <w:r w:rsidR="00F84CA1" w:rsidRPr="00424F34">
              <w:rPr>
                <w:rFonts w:ascii="Arial" w:hAnsi="Arial" w:cs="Arial"/>
                <w:color w:val="006600"/>
                <w:sz w:val="20"/>
                <w:szCs w:val="20"/>
              </w:rPr>
              <w:t>,</w:t>
            </w:r>
          </w:p>
          <w:p w14:paraId="175E102C" w14:textId="722C5414" w:rsidR="008B4462" w:rsidRPr="00424F34" w:rsidRDefault="00F84CA1" w:rsidP="006717C8">
            <w:pPr>
              <w:ind w:left="317" w:hanging="317"/>
              <w:jc w:val="both"/>
              <w:rPr>
                <w:rFonts w:ascii="Arial" w:hAnsi="Arial" w:cs="Arial"/>
                <w:color w:val="006600"/>
                <w:sz w:val="20"/>
                <w:szCs w:val="20"/>
              </w:rPr>
            </w:pPr>
            <w:r w:rsidRPr="00424F34">
              <w:rPr>
                <w:rFonts w:ascii="Arial" w:hAnsi="Arial" w:cs="Arial"/>
                <w:color w:val="006600"/>
                <w:sz w:val="20"/>
                <w:szCs w:val="20"/>
              </w:rPr>
              <w:t>m</w:t>
            </w:r>
            <w:r w:rsidR="000C4C52" w:rsidRPr="00424F34">
              <w:rPr>
                <w:rFonts w:ascii="Arial" w:hAnsi="Arial" w:cs="Arial"/>
                <w:color w:val="006600"/>
                <w:sz w:val="20"/>
                <w:szCs w:val="20"/>
              </w:rPr>
              <w:t>arcar con X las que se seleccionen</w:t>
            </w:r>
          </w:p>
          <w:p w14:paraId="175E102D" w14:textId="6F89DCD3" w:rsidR="003F6EC2" w:rsidRPr="00C6353B" w:rsidRDefault="003F6EC2" w:rsidP="006717C8">
            <w:pPr>
              <w:ind w:left="317" w:hanging="317"/>
              <w:jc w:val="both"/>
              <w:rPr>
                <w:rFonts w:ascii="Arial" w:hAnsi="Arial" w:cs="Arial"/>
                <w:b/>
                <w:sz w:val="20"/>
                <w:szCs w:val="20"/>
              </w:rPr>
            </w:pPr>
          </w:p>
          <w:p w14:paraId="16E9805E" w14:textId="3517E105" w:rsidR="00042C80" w:rsidRPr="00C6353B" w:rsidRDefault="00042C80" w:rsidP="00042C80">
            <w:pPr>
              <w:jc w:val="both"/>
              <w:rPr>
                <w:rFonts w:ascii="Arial" w:hAnsi="Arial" w:cs="Arial"/>
                <w:sz w:val="20"/>
                <w:szCs w:val="20"/>
              </w:rPr>
            </w:pPr>
            <w:r w:rsidRPr="00C6353B">
              <w:rPr>
                <w:rFonts w:ascii="Arial" w:hAnsi="Arial" w:cs="Arial"/>
                <w:sz w:val="20"/>
                <w:szCs w:val="20"/>
              </w:rPr>
              <w:t>Al finalizar su programa académico, un estudiante de la Escuela habrá desarrollado las siguientes competencias:</w:t>
            </w:r>
          </w:p>
          <w:p w14:paraId="7020468B" w14:textId="77777777" w:rsidR="00C6353B" w:rsidRPr="00C6353B" w:rsidRDefault="00C6353B" w:rsidP="00042C80">
            <w:pPr>
              <w:jc w:val="both"/>
              <w:rPr>
                <w:rFonts w:ascii="Arial" w:hAnsi="Arial" w:cs="Arial"/>
                <w:sz w:val="20"/>
                <w:szCs w:val="20"/>
              </w:rPr>
            </w:pPr>
          </w:p>
          <w:p w14:paraId="175E102E" w14:textId="77777777" w:rsidR="00D86708" w:rsidRPr="00C6353B" w:rsidRDefault="00221B2C" w:rsidP="006717C8">
            <w:pPr>
              <w:numPr>
                <w:ilvl w:val="0"/>
                <w:numId w:val="10"/>
              </w:numPr>
              <w:ind w:left="317" w:hanging="317"/>
              <w:jc w:val="both"/>
              <w:rPr>
                <w:rFonts w:ascii="Arial" w:hAnsi="Arial" w:cs="Arial"/>
                <w:sz w:val="20"/>
                <w:szCs w:val="20"/>
              </w:rPr>
            </w:pPr>
            <w:r w:rsidRPr="00F84CA1">
              <w:rPr>
                <w:rFonts w:ascii="Wingdings" w:eastAsia="Wingdings" w:hAnsi="Wingdings" w:cs="Wingdings"/>
                <w:color w:val="006600"/>
              </w:rPr>
              <w:t></w:t>
            </w:r>
            <w:r w:rsidRPr="00C6353B">
              <w:t xml:space="preserve"> </w:t>
            </w:r>
            <w:r w:rsidR="00B4230E" w:rsidRPr="00C6353B">
              <w:rPr>
                <w:rFonts w:ascii="Arial" w:hAnsi="Arial" w:cs="Arial"/>
                <w:sz w:val="20"/>
                <w:szCs w:val="20"/>
              </w:rPr>
              <w:t>De comunicación: facilidad de interacción personal, de selección y clasificación de información y de comprensión e intercambio de información verbal, escrita y simbólica.</w:t>
            </w:r>
          </w:p>
          <w:p w14:paraId="175E102F" w14:textId="77777777" w:rsidR="00D86708" w:rsidRPr="00C6353B" w:rsidRDefault="00221B2C" w:rsidP="006717C8">
            <w:pPr>
              <w:numPr>
                <w:ilvl w:val="0"/>
                <w:numId w:val="10"/>
              </w:numPr>
              <w:ind w:left="317" w:hanging="317"/>
              <w:jc w:val="both"/>
              <w:rPr>
                <w:rFonts w:ascii="Arial" w:hAnsi="Arial" w:cs="Arial"/>
                <w:sz w:val="20"/>
                <w:szCs w:val="20"/>
              </w:rPr>
            </w:pPr>
            <w:r w:rsidRPr="00F84CA1">
              <w:rPr>
                <w:rFonts w:ascii="Wingdings" w:eastAsia="Wingdings" w:hAnsi="Wingdings" w:cs="Wingdings"/>
                <w:color w:val="006600"/>
              </w:rPr>
              <w:t></w:t>
            </w:r>
            <w:r w:rsidRPr="00C6353B">
              <w:t xml:space="preserve"> </w:t>
            </w:r>
            <w:r w:rsidR="00B4230E" w:rsidRPr="00C6353B">
              <w:rPr>
                <w:rFonts w:ascii="Arial" w:hAnsi="Arial" w:cs="Arial"/>
                <w:sz w:val="20"/>
                <w:szCs w:val="20"/>
              </w:rPr>
              <w:t>De productividad intelectual: dominio adecuado de los conocimientos, habilidades de pensamiento y metodologías que corresponden a los niveles de pregrado o posgrado.</w:t>
            </w:r>
          </w:p>
          <w:p w14:paraId="175E1030" w14:textId="77777777" w:rsidR="00D86708" w:rsidRPr="00C6353B" w:rsidRDefault="00221B2C" w:rsidP="006717C8">
            <w:pPr>
              <w:numPr>
                <w:ilvl w:val="0"/>
                <w:numId w:val="10"/>
              </w:numPr>
              <w:ind w:left="317" w:hanging="317"/>
              <w:jc w:val="both"/>
              <w:rPr>
                <w:rFonts w:ascii="Arial" w:hAnsi="Arial" w:cs="Arial"/>
                <w:sz w:val="20"/>
                <w:szCs w:val="20"/>
              </w:rPr>
            </w:pPr>
            <w:r w:rsidRPr="00F84CA1">
              <w:rPr>
                <w:rFonts w:ascii="Wingdings" w:eastAsia="Wingdings" w:hAnsi="Wingdings" w:cs="Wingdings"/>
                <w:color w:val="006600"/>
              </w:rPr>
              <w:t></w:t>
            </w:r>
            <w:r w:rsidRPr="00C6353B">
              <w:t xml:space="preserve"> </w:t>
            </w:r>
            <w:r w:rsidR="00B4230E" w:rsidRPr="00C6353B">
              <w:rPr>
                <w:rFonts w:ascii="Arial" w:hAnsi="Arial" w:cs="Arial"/>
                <w:sz w:val="20"/>
                <w:szCs w:val="20"/>
              </w:rPr>
              <w:t>De colaboración y liderazgo: demostración de actitudes éticas y sociales; de capacidades de trabajo en equipo, organización y desarrollo de proyectos, y de realización de tareas administrativas y de dirección relacionadas con la profesión. Implica, además, la disposición para el trabajo en redes, según la cual cada uno asume su responsabilidad individual en un proceso de producción colectiva.</w:t>
            </w:r>
          </w:p>
          <w:p w14:paraId="175E1031" w14:textId="77777777" w:rsidR="00D86708" w:rsidRPr="00C6353B" w:rsidRDefault="00221B2C" w:rsidP="006717C8">
            <w:pPr>
              <w:numPr>
                <w:ilvl w:val="0"/>
                <w:numId w:val="10"/>
              </w:numPr>
              <w:ind w:left="317" w:hanging="317"/>
              <w:jc w:val="both"/>
              <w:rPr>
                <w:rFonts w:ascii="Arial" w:hAnsi="Arial" w:cs="Arial"/>
                <w:sz w:val="20"/>
                <w:szCs w:val="20"/>
              </w:rPr>
            </w:pPr>
            <w:r w:rsidRPr="00F84CA1">
              <w:rPr>
                <w:rFonts w:ascii="Wingdings" w:eastAsia="Wingdings" w:hAnsi="Wingdings" w:cs="Wingdings"/>
                <w:color w:val="006600"/>
              </w:rPr>
              <w:t></w:t>
            </w:r>
            <w:r w:rsidRPr="00C6353B">
              <w:t xml:space="preserve"> </w:t>
            </w:r>
            <w:r w:rsidR="00B4230E" w:rsidRPr="00C6353B">
              <w:rPr>
                <w:rFonts w:ascii="Arial" w:hAnsi="Arial" w:cs="Arial"/>
                <w:sz w:val="20"/>
                <w:szCs w:val="20"/>
              </w:rPr>
              <w:t>De innovación y cambio: capacidad para identificar problemas y generar ideas que contribuyan a su solución en condiciones de riesgo e incertidumbre.</w:t>
            </w:r>
          </w:p>
          <w:p w14:paraId="175E1032" w14:textId="77777777" w:rsidR="00D86708" w:rsidRPr="00C6353B" w:rsidRDefault="00221B2C" w:rsidP="006717C8">
            <w:pPr>
              <w:numPr>
                <w:ilvl w:val="0"/>
                <w:numId w:val="10"/>
              </w:numPr>
              <w:ind w:left="317" w:hanging="317"/>
              <w:jc w:val="both"/>
              <w:rPr>
                <w:rFonts w:ascii="Arial" w:hAnsi="Arial" w:cs="Arial"/>
                <w:sz w:val="20"/>
                <w:szCs w:val="20"/>
              </w:rPr>
            </w:pPr>
            <w:r w:rsidRPr="00F84CA1">
              <w:rPr>
                <w:rFonts w:ascii="Wingdings" w:eastAsia="Wingdings" w:hAnsi="Wingdings" w:cs="Wingdings"/>
                <w:color w:val="006600"/>
              </w:rPr>
              <w:t></w:t>
            </w:r>
            <w:r w:rsidRPr="00C6353B">
              <w:t xml:space="preserve"> </w:t>
            </w:r>
            <w:r w:rsidR="00B4230E" w:rsidRPr="00C6353B">
              <w:rPr>
                <w:rFonts w:ascii="Arial" w:hAnsi="Arial" w:cs="Arial"/>
                <w:sz w:val="20"/>
                <w:szCs w:val="20"/>
              </w:rPr>
              <w:t>De compromiso solidario: visión para comprender, interpretar y proponer soluciones a los problemas sociales, especialmente los que afectan la dignidad humana.</w:t>
            </w:r>
          </w:p>
          <w:p w14:paraId="175E1033" w14:textId="77777777" w:rsidR="00D86708" w:rsidRPr="00C6353B" w:rsidRDefault="00221B2C" w:rsidP="006717C8">
            <w:pPr>
              <w:numPr>
                <w:ilvl w:val="0"/>
                <w:numId w:val="10"/>
              </w:numPr>
              <w:ind w:left="317" w:hanging="317"/>
              <w:jc w:val="both"/>
              <w:rPr>
                <w:rFonts w:ascii="Arial" w:hAnsi="Arial" w:cs="Arial"/>
                <w:sz w:val="20"/>
                <w:szCs w:val="20"/>
              </w:rPr>
            </w:pPr>
            <w:r w:rsidRPr="00F84CA1">
              <w:rPr>
                <w:rFonts w:ascii="Wingdings" w:eastAsia="Wingdings" w:hAnsi="Wingdings" w:cs="Wingdings"/>
                <w:color w:val="006600"/>
              </w:rPr>
              <w:t></w:t>
            </w:r>
            <w:r w:rsidRPr="00C6353B">
              <w:t xml:space="preserve"> </w:t>
            </w:r>
            <w:r w:rsidR="00B4230E" w:rsidRPr="00C6353B">
              <w:rPr>
                <w:rFonts w:ascii="Arial" w:hAnsi="Arial" w:cs="Arial"/>
                <w:sz w:val="20"/>
                <w:szCs w:val="20"/>
              </w:rPr>
              <w:t>De autonomía personal: capacidad para reflexionar y discernir sobre su proyecto de vida personal y profesional en el contexto social que lo rodea y tomar decisiones personales y laborales</w:t>
            </w:r>
            <w:r w:rsidR="006717C8" w:rsidRPr="00C6353B">
              <w:rPr>
                <w:rFonts w:ascii="Arial" w:hAnsi="Arial" w:cs="Arial"/>
                <w:sz w:val="20"/>
                <w:szCs w:val="20"/>
              </w:rPr>
              <w:t>.</w:t>
            </w:r>
          </w:p>
          <w:p w14:paraId="175E103F" w14:textId="09A8D28B" w:rsidR="0030486D" w:rsidRPr="00C6353B" w:rsidRDefault="0030486D" w:rsidP="008B4462">
            <w:pPr>
              <w:rPr>
                <w:rFonts w:ascii="Arial" w:hAnsi="Arial" w:cs="Arial"/>
                <w:b/>
                <w:sz w:val="20"/>
                <w:szCs w:val="20"/>
              </w:rPr>
            </w:pPr>
          </w:p>
        </w:tc>
        <w:tc>
          <w:tcPr>
            <w:tcW w:w="4911" w:type="dxa"/>
          </w:tcPr>
          <w:p w14:paraId="175E1040" w14:textId="19ECBF1E" w:rsidR="00310E26" w:rsidRPr="00C6353B" w:rsidRDefault="00310E26" w:rsidP="00310E26">
            <w:pPr>
              <w:jc w:val="center"/>
              <w:rPr>
                <w:rFonts w:ascii="Arial" w:hAnsi="Arial" w:cs="Arial"/>
                <w:b/>
                <w:sz w:val="20"/>
                <w:szCs w:val="20"/>
                <w:u w:val="single"/>
              </w:rPr>
            </w:pPr>
            <w:r w:rsidRPr="00C6353B">
              <w:rPr>
                <w:rFonts w:ascii="Arial" w:hAnsi="Arial" w:cs="Arial"/>
                <w:b/>
                <w:sz w:val="20"/>
                <w:szCs w:val="20"/>
                <w:u w:val="single"/>
              </w:rPr>
              <w:t xml:space="preserve">COMPETENCIAS </w:t>
            </w:r>
            <w:r w:rsidR="00C6353B">
              <w:rPr>
                <w:rFonts w:ascii="Arial" w:hAnsi="Arial" w:cs="Arial"/>
                <w:b/>
                <w:sz w:val="20"/>
                <w:szCs w:val="20"/>
                <w:u w:val="single"/>
              </w:rPr>
              <w:t xml:space="preserve">NÚCLEO DE FORMACIÓN </w:t>
            </w:r>
            <w:r w:rsidR="00C6353B" w:rsidRPr="00C6353B">
              <w:rPr>
                <w:rFonts w:ascii="Arial" w:hAnsi="Arial" w:cs="Arial"/>
                <w:b/>
                <w:color w:val="006600"/>
                <w:sz w:val="20"/>
                <w:szCs w:val="20"/>
                <w:u w:val="single"/>
              </w:rPr>
              <w:t>XXX</w:t>
            </w:r>
            <w:r w:rsidR="00C6353B">
              <w:rPr>
                <w:rFonts w:ascii="Arial" w:hAnsi="Arial" w:cs="Arial"/>
                <w:b/>
                <w:sz w:val="20"/>
                <w:szCs w:val="20"/>
                <w:u w:val="single"/>
              </w:rPr>
              <w:t xml:space="preserve"> PARA</w:t>
            </w:r>
            <w:r w:rsidRPr="00C6353B">
              <w:rPr>
                <w:rFonts w:ascii="Arial" w:hAnsi="Arial" w:cs="Arial"/>
                <w:b/>
                <w:sz w:val="20"/>
                <w:szCs w:val="20"/>
                <w:u w:val="single"/>
              </w:rPr>
              <w:t xml:space="preserve"> </w:t>
            </w:r>
            <w:r w:rsidR="00C6353B">
              <w:rPr>
                <w:rFonts w:ascii="Arial" w:hAnsi="Arial" w:cs="Arial"/>
                <w:b/>
                <w:sz w:val="20"/>
                <w:szCs w:val="20"/>
                <w:u w:val="single"/>
              </w:rPr>
              <w:t xml:space="preserve">EL </w:t>
            </w:r>
            <w:r w:rsidRPr="00C6353B">
              <w:rPr>
                <w:rFonts w:ascii="Arial" w:hAnsi="Arial" w:cs="Arial"/>
                <w:b/>
                <w:sz w:val="20"/>
                <w:szCs w:val="20"/>
                <w:u w:val="single"/>
              </w:rPr>
              <w:t>PROGRAMA</w:t>
            </w:r>
            <w:r w:rsidR="00C6353B">
              <w:rPr>
                <w:rFonts w:ascii="Arial" w:hAnsi="Arial" w:cs="Arial"/>
                <w:b/>
                <w:sz w:val="20"/>
                <w:szCs w:val="20"/>
                <w:u w:val="single"/>
              </w:rPr>
              <w:t xml:space="preserve"> DE </w:t>
            </w:r>
            <w:r w:rsidR="00FC2F0A">
              <w:rPr>
                <w:rFonts w:ascii="Arial" w:hAnsi="Arial" w:cs="Arial"/>
                <w:b/>
                <w:color w:val="006600"/>
                <w:sz w:val="20"/>
                <w:szCs w:val="20"/>
                <w:u w:val="single"/>
              </w:rPr>
              <w:t>INGENIERÍA ELÉCTRICA</w:t>
            </w:r>
          </w:p>
          <w:p w14:paraId="496B6201" w14:textId="379B99E7" w:rsidR="00074675" w:rsidRPr="00C6353B" w:rsidRDefault="00074675" w:rsidP="00310E26">
            <w:pPr>
              <w:jc w:val="center"/>
              <w:rPr>
                <w:rFonts w:ascii="Arial" w:hAnsi="Arial" w:cs="Arial"/>
                <w:sz w:val="20"/>
                <w:szCs w:val="20"/>
              </w:rPr>
            </w:pPr>
          </w:p>
          <w:p w14:paraId="6D1B4245" w14:textId="7A90F11D" w:rsidR="00201B76" w:rsidRPr="00424F34" w:rsidRDefault="00C6353B" w:rsidP="00C6353B">
            <w:pPr>
              <w:jc w:val="both"/>
              <w:rPr>
                <w:rFonts w:ascii="Arial" w:hAnsi="Arial" w:cs="Arial"/>
                <w:color w:val="006600"/>
                <w:sz w:val="20"/>
                <w:szCs w:val="20"/>
              </w:rPr>
            </w:pPr>
            <w:r w:rsidRPr="00424F34">
              <w:rPr>
                <w:rFonts w:ascii="Arial" w:hAnsi="Arial" w:cs="Arial"/>
                <w:color w:val="006600"/>
                <w:sz w:val="20"/>
                <w:szCs w:val="20"/>
              </w:rPr>
              <w:t xml:space="preserve">Enunciar </w:t>
            </w:r>
            <w:r w:rsidR="00201B76" w:rsidRPr="00424F34">
              <w:rPr>
                <w:rFonts w:ascii="Arial" w:hAnsi="Arial" w:cs="Arial"/>
                <w:color w:val="006600"/>
                <w:sz w:val="20"/>
                <w:szCs w:val="20"/>
              </w:rPr>
              <w:t xml:space="preserve">en esta columna, </w:t>
            </w:r>
            <w:r w:rsidRPr="00424F34">
              <w:rPr>
                <w:rFonts w:ascii="Arial" w:hAnsi="Arial" w:cs="Arial"/>
                <w:color w:val="006600"/>
                <w:sz w:val="20"/>
                <w:szCs w:val="20"/>
              </w:rPr>
              <w:t xml:space="preserve">las competencias que </w:t>
            </w:r>
            <w:r w:rsidR="00201B76" w:rsidRPr="00424F34">
              <w:rPr>
                <w:rFonts w:ascii="Arial" w:hAnsi="Arial" w:cs="Arial"/>
                <w:color w:val="006600"/>
                <w:sz w:val="20"/>
                <w:szCs w:val="20"/>
              </w:rPr>
              <w:t xml:space="preserve">se desarrollan en </w:t>
            </w:r>
            <w:r w:rsidRPr="00424F34">
              <w:rPr>
                <w:rFonts w:ascii="Arial" w:hAnsi="Arial" w:cs="Arial"/>
                <w:color w:val="006600"/>
                <w:sz w:val="20"/>
                <w:szCs w:val="20"/>
              </w:rPr>
              <w:t>el núcleo de formación al que pertenece la asignatura</w:t>
            </w:r>
            <w:r w:rsidR="00201B76" w:rsidRPr="00424F34">
              <w:rPr>
                <w:rFonts w:ascii="Arial" w:hAnsi="Arial" w:cs="Arial"/>
                <w:color w:val="006600"/>
                <w:sz w:val="20"/>
                <w:szCs w:val="20"/>
              </w:rPr>
              <w:t>, de acuerdo con la información consignada en el PEP. Utilizar el formato de la columna izquierda</w:t>
            </w:r>
          </w:p>
          <w:p w14:paraId="6F944D4B" w14:textId="77777777" w:rsidR="00201B76" w:rsidRPr="00424F34" w:rsidRDefault="00201B76" w:rsidP="00C6353B">
            <w:pPr>
              <w:jc w:val="both"/>
              <w:rPr>
                <w:rFonts w:ascii="Arial" w:hAnsi="Arial" w:cs="Arial"/>
                <w:color w:val="006600"/>
                <w:sz w:val="20"/>
                <w:szCs w:val="20"/>
              </w:rPr>
            </w:pPr>
          </w:p>
          <w:p w14:paraId="59A32B0D" w14:textId="439C782A" w:rsidR="00C6353B" w:rsidRPr="00424F34" w:rsidRDefault="00201B76" w:rsidP="00201B76">
            <w:pPr>
              <w:jc w:val="both"/>
              <w:rPr>
                <w:rFonts w:ascii="Arial" w:hAnsi="Arial" w:cs="Arial"/>
                <w:color w:val="006600"/>
                <w:sz w:val="20"/>
                <w:szCs w:val="20"/>
              </w:rPr>
            </w:pPr>
            <w:r w:rsidRPr="00424F34">
              <w:rPr>
                <w:rFonts w:ascii="Arial" w:hAnsi="Arial" w:cs="Arial"/>
                <w:color w:val="006600"/>
                <w:sz w:val="20"/>
                <w:szCs w:val="20"/>
              </w:rPr>
              <w:t>Una vez se encuentre el listado de competencias propias del núcleo, m</w:t>
            </w:r>
            <w:r w:rsidR="00C6353B" w:rsidRPr="00424F34">
              <w:rPr>
                <w:rFonts w:ascii="Arial" w:hAnsi="Arial" w:cs="Arial"/>
                <w:color w:val="006600"/>
                <w:sz w:val="20"/>
                <w:szCs w:val="20"/>
              </w:rPr>
              <w:t xml:space="preserve">arcar con X las </w:t>
            </w:r>
            <w:r w:rsidRPr="00424F34">
              <w:rPr>
                <w:rFonts w:ascii="Arial" w:hAnsi="Arial" w:cs="Arial"/>
                <w:color w:val="006600"/>
                <w:sz w:val="20"/>
                <w:szCs w:val="20"/>
              </w:rPr>
              <w:t xml:space="preserve">competencias que la asignatura ayuda a desarrollar </w:t>
            </w:r>
            <w:r w:rsidR="00C6353B" w:rsidRPr="00424F34">
              <w:rPr>
                <w:rFonts w:ascii="Arial" w:hAnsi="Arial" w:cs="Arial"/>
                <w:color w:val="006600"/>
                <w:sz w:val="20"/>
                <w:szCs w:val="20"/>
              </w:rPr>
              <w:t>que se seleccionen</w:t>
            </w:r>
          </w:p>
          <w:p w14:paraId="58EF8174" w14:textId="77777777" w:rsidR="00C6353B" w:rsidRDefault="00C6353B" w:rsidP="00042C80">
            <w:pPr>
              <w:jc w:val="both"/>
              <w:rPr>
                <w:rFonts w:ascii="Arial" w:hAnsi="Arial" w:cs="Arial"/>
                <w:sz w:val="20"/>
                <w:szCs w:val="20"/>
              </w:rPr>
            </w:pPr>
          </w:p>
          <w:p w14:paraId="46C61A6E" w14:textId="04BA72C1" w:rsidR="00042C80" w:rsidRDefault="00042C80" w:rsidP="00042C80">
            <w:pPr>
              <w:jc w:val="both"/>
              <w:rPr>
                <w:rFonts w:ascii="Arial" w:hAnsi="Arial" w:cs="Arial"/>
                <w:sz w:val="20"/>
                <w:szCs w:val="20"/>
              </w:rPr>
            </w:pPr>
            <w:r w:rsidRPr="00C6353B">
              <w:rPr>
                <w:rFonts w:ascii="Arial" w:hAnsi="Arial" w:cs="Arial"/>
                <w:sz w:val="20"/>
                <w:szCs w:val="20"/>
              </w:rPr>
              <w:t xml:space="preserve">Esta asignatura que pertenece al núcleo </w:t>
            </w:r>
            <w:r w:rsidR="00667B2A">
              <w:rPr>
                <w:rFonts w:ascii="Arial" w:hAnsi="Arial" w:cs="Arial"/>
                <w:color w:val="006600"/>
                <w:sz w:val="20"/>
                <w:szCs w:val="20"/>
              </w:rPr>
              <w:t>de formación básico profesional</w:t>
            </w:r>
            <w:r w:rsidR="00954668" w:rsidRPr="00C6353B">
              <w:rPr>
                <w:rFonts w:ascii="Arial" w:hAnsi="Arial" w:cs="Arial"/>
                <w:sz w:val="20"/>
                <w:szCs w:val="20"/>
              </w:rPr>
              <w:t xml:space="preserve"> aporta</w:t>
            </w:r>
            <w:r w:rsidRPr="00C6353B">
              <w:rPr>
                <w:rFonts w:ascii="Arial" w:hAnsi="Arial" w:cs="Arial"/>
                <w:sz w:val="20"/>
                <w:szCs w:val="20"/>
              </w:rPr>
              <w:t xml:space="preserve"> al desarrollo de las siguientes competencia</w:t>
            </w:r>
            <w:r w:rsidR="00954668" w:rsidRPr="00C6353B">
              <w:rPr>
                <w:rFonts w:ascii="Arial" w:hAnsi="Arial" w:cs="Arial"/>
                <w:sz w:val="20"/>
                <w:szCs w:val="20"/>
              </w:rPr>
              <w:t>s específicas y a las transversales marcadas en la columna de la izquierda.</w:t>
            </w:r>
          </w:p>
          <w:p w14:paraId="3414714F" w14:textId="0F4BA677" w:rsidR="00FC2F0A" w:rsidRDefault="00FC2F0A" w:rsidP="00042C80">
            <w:pPr>
              <w:jc w:val="both"/>
              <w:rPr>
                <w:rFonts w:ascii="Arial" w:hAnsi="Arial" w:cs="Arial"/>
                <w:sz w:val="20"/>
                <w:szCs w:val="20"/>
              </w:rPr>
            </w:pPr>
          </w:p>
          <w:p w14:paraId="6634C91E" w14:textId="77777777" w:rsidR="00FC2F0A" w:rsidRPr="0016363B" w:rsidRDefault="00FC2F0A" w:rsidP="00FC2F0A">
            <w:pPr>
              <w:pStyle w:val="ListParagraph"/>
              <w:numPr>
                <w:ilvl w:val="0"/>
                <w:numId w:val="20"/>
              </w:numPr>
              <w:jc w:val="both"/>
              <w:rPr>
                <w:rFonts w:ascii="Arial" w:hAnsi="Arial" w:cs="Arial"/>
                <w:color w:val="C00000"/>
                <w:sz w:val="20"/>
                <w:szCs w:val="20"/>
              </w:rPr>
            </w:pPr>
            <w:r w:rsidRPr="0016363B">
              <w:rPr>
                <w:rFonts w:ascii="Wingdings" w:eastAsia="Wingdings" w:hAnsi="Wingdings" w:cs="Wingdings"/>
                <w:color w:val="C00000"/>
              </w:rPr>
              <w:t></w:t>
            </w:r>
            <w:r w:rsidRPr="0016363B">
              <w:rPr>
                <w:color w:val="C00000"/>
              </w:rPr>
              <w:t xml:space="preserve"> </w:t>
            </w:r>
            <w:r w:rsidRPr="0016363B">
              <w:rPr>
                <w:rFonts w:ascii="Arial" w:hAnsi="Arial" w:cs="Arial"/>
                <w:color w:val="C00000"/>
                <w:sz w:val="20"/>
                <w:szCs w:val="20"/>
              </w:rPr>
              <w:t>Capacidad para aplicar soluciones a problemas de Ingeniería Eléctrica, utilizando conocimientos técnicos-científicos, con propuestas adecuadas y eficientes teniendo en cuenta un profundo sentido de la ética, la comprensión de la realidad social, económica, ambiental y la interrelación con otras disciplinas.</w:t>
            </w:r>
          </w:p>
          <w:p w14:paraId="1214763E" w14:textId="25016768" w:rsidR="00FC2F0A" w:rsidRPr="0016363B" w:rsidRDefault="00667B2A" w:rsidP="00FC2F0A">
            <w:pPr>
              <w:pStyle w:val="ListParagraph"/>
              <w:numPr>
                <w:ilvl w:val="0"/>
                <w:numId w:val="20"/>
              </w:numPr>
              <w:jc w:val="both"/>
              <w:rPr>
                <w:rFonts w:ascii="Arial" w:hAnsi="Arial" w:cs="Arial"/>
                <w:color w:val="C00000"/>
                <w:sz w:val="20"/>
                <w:szCs w:val="20"/>
              </w:rPr>
            </w:pPr>
            <w:r w:rsidRPr="0016363B">
              <w:rPr>
                <w:color w:val="C00000"/>
              </w:rPr>
              <w:sym w:font="Wingdings" w:char="F078"/>
            </w:r>
            <w:r w:rsidR="00FC2F0A" w:rsidRPr="0016363B">
              <w:rPr>
                <w:color w:val="C00000"/>
              </w:rPr>
              <w:t xml:space="preserve"> </w:t>
            </w:r>
            <w:r w:rsidR="00FC2F0A" w:rsidRPr="0016363B">
              <w:rPr>
                <w:rFonts w:ascii="Arial" w:hAnsi="Arial" w:cs="Arial"/>
                <w:color w:val="C00000"/>
                <w:sz w:val="20"/>
                <w:szCs w:val="20"/>
              </w:rPr>
              <w:t xml:space="preserve">Capacidad para aplicar técnicas y herramientas modernas necesarias para modelar, simular y diseñar soluciones a problemas de Ingeniería Eléctrica en sus diferentes énfasis. </w:t>
            </w:r>
          </w:p>
          <w:p w14:paraId="3608E30B" w14:textId="3F25F2B8" w:rsidR="00FC2F0A" w:rsidRPr="0016363B" w:rsidRDefault="00667B2A" w:rsidP="00FC2F0A">
            <w:pPr>
              <w:pStyle w:val="ListParagraph"/>
              <w:numPr>
                <w:ilvl w:val="0"/>
                <w:numId w:val="20"/>
              </w:numPr>
              <w:jc w:val="both"/>
              <w:rPr>
                <w:rFonts w:ascii="Arial" w:hAnsi="Arial" w:cs="Arial"/>
                <w:color w:val="C00000"/>
                <w:sz w:val="20"/>
                <w:szCs w:val="20"/>
              </w:rPr>
            </w:pPr>
            <w:r w:rsidRPr="0016363B">
              <w:rPr>
                <w:rFonts w:ascii="Wingdings" w:eastAsia="Wingdings" w:hAnsi="Wingdings" w:cs="Wingdings"/>
                <w:color w:val="C00000"/>
              </w:rPr>
              <w:sym w:font="Wingdings" w:char="F078"/>
            </w:r>
            <w:r w:rsidR="00FC2F0A" w:rsidRPr="0016363B">
              <w:rPr>
                <w:color w:val="C00000"/>
              </w:rPr>
              <w:t xml:space="preserve"> </w:t>
            </w:r>
            <w:r w:rsidR="00FC2F0A" w:rsidRPr="0016363B">
              <w:rPr>
                <w:rFonts w:ascii="Arial" w:hAnsi="Arial" w:cs="Arial"/>
                <w:color w:val="C00000"/>
                <w:sz w:val="20"/>
                <w:szCs w:val="20"/>
              </w:rPr>
              <w:t>Capacidad para comunicar en forma clara ideas innovadoras, emprendedoras y planteamientos en la solución de problemas de Ingeniería Eléctrica en sus diferentes énfasis.</w:t>
            </w:r>
          </w:p>
          <w:p w14:paraId="643DD0A3" w14:textId="77777777" w:rsidR="00FC2F0A" w:rsidRPr="00C6353B" w:rsidRDefault="00FC2F0A" w:rsidP="00042C80">
            <w:pPr>
              <w:jc w:val="both"/>
              <w:rPr>
                <w:rFonts w:ascii="Arial" w:hAnsi="Arial" w:cs="Arial"/>
                <w:sz w:val="20"/>
                <w:szCs w:val="20"/>
              </w:rPr>
            </w:pPr>
          </w:p>
          <w:p w14:paraId="175E1053" w14:textId="68EAD54D" w:rsidR="008B4462" w:rsidRPr="00C6353B" w:rsidRDefault="008B4462" w:rsidP="00042C80">
            <w:pPr>
              <w:jc w:val="both"/>
              <w:rPr>
                <w:rFonts w:ascii="Arial" w:hAnsi="Arial" w:cs="Arial"/>
                <w:sz w:val="20"/>
                <w:szCs w:val="20"/>
              </w:rPr>
            </w:pPr>
          </w:p>
        </w:tc>
      </w:tr>
    </w:tbl>
    <w:p w14:paraId="00B79248" w14:textId="77777777" w:rsidR="00691BB3" w:rsidRDefault="00691BB3" w:rsidP="002308A5">
      <w:pPr>
        <w:rPr>
          <w:rFonts w:ascii="Arial" w:hAnsi="Arial" w:cs="Arial"/>
          <w:b/>
          <w:sz w:val="20"/>
          <w:szCs w:val="20"/>
        </w:rPr>
      </w:pPr>
    </w:p>
    <w:p w14:paraId="175E1058" w14:textId="50A29EB5" w:rsidR="00B34AA7" w:rsidRDefault="00B63516" w:rsidP="00B34AA7">
      <w:pPr>
        <w:pStyle w:val="ListParagraph"/>
        <w:numPr>
          <w:ilvl w:val="0"/>
          <w:numId w:val="7"/>
        </w:numPr>
        <w:spacing w:after="0"/>
        <w:rPr>
          <w:rFonts w:ascii="Arial" w:hAnsi="Arial" w:cs="Arial"/>
          <w:b/>
          <w:sz w:val="20"/>
          <w:szCs w:val="20"/>
          <w:highlight w:val="yellow"/>
        </w:rPr>
      </w:pPr>
      <w:r w:rsidRPr="00691BB3">
        <w:rPr>
          <w:rFonts w:ascii="Arial" w:hAnsi="Arial" w:cs="Arial"/>
          <w:b/>
          <w:sz w:val="20"/>
          <w:szCs w:val="20"/>
          <w:highlight w:val="yellow"/>
        </w:rPr>
        <w:t>RESULTADOS</w:t>
      </w:r>
      <w:r w:rsidR="00B34AA7" w:rsidRPr="00691BB3">
        <w:rPr>
          <w:rFonts w:ascii="Arial" w:hAnsi="Arial" w:cs="Arial"/>
          <w:b/>
          <w:sz w:val="20"/>
          <w:szCs w:val="20"/>
          <w:highlight w:val="yellow"/>
        </w:rPr>
        <w:t xml:space="preserve"> DE APRENDIZAJE:</w:t>
      </w:r>
    </w:p>
    <w:p w14:paraId="09AF6EF5" w14:textId="77777777" w:rsidR="007735D8" w:rsidRPr="00691BB3" w:rsidRDefault="007735D8" w:rsidP="007735D8">
      <w:pPr>
        <w:pStyle w:val="ListParagraph"/>
        <w:spacing w:after="0"/>
        <w:ind w:left="644"/>
        <w:rPr>
          <w:rFonts w:ascii="Arial" w:hAnsi="Arial" w:cs="Arial"/>
          <w:b/>
          <w:sz w:val="20"/>
          <w:szCs w:val="20"/>
          <w:highlight w:val="yellow"/>
        </w:rPr>
      </w:pPr>
    </w:p>
    <w:p w14:paraId="2C809D2B" w14:textId="0BC9FDB8" w:rsidR="00691BB3" w:rsidRDefault="00691BB3" w:rsidP="00691BB3">
      <w:pPr>
        <w:tabs>
          <w:tab w:val="left" w:pos="284"/>
        </w:tabs>
        <w:ind w:firstLine="284"/>
        <w:jc w:val="both"/>
        <w:rPr>
          <w:rFonts w:ascii="Arial" w:hAnsi="Arial" w:cs="Arial"/>
          <w:color w:val="008000"/>
          <w:sz w:val="20"/>
          <w:szCs w:val="20"/>
        </w:rPr>
      </w:pPr>
      <w:r w:rsidRPr="00424F34">
        <w:rPr>
          <w:rFonts w:ascii="Arial" w:hAnsi="Arial" w:cs="Arial"/>
          <w:color w:val="008000"/>
          <w:sz w:val="20"/>
          <w:szCs w:val="20"/>
        </w:rPr>
        <w:t>Para enunciar los resultados de aprendizaje:</w:t>
      </w:r>
    </w:p>
    <w:p w14:paraId="5B58FB1F" w14:textId="77777777" w:rsidR="00691BB3" w:rsidRPr="00424F34" w:rsidRDefault="00691BB3" w:rsidP="00691BB3">
      <w:pPr>
        <w:numPr>
          <w:ilvl w:val="0"/>
          <w:numId w:val="16"/>
        </w:numPr>
        <w:tabs>
          <w:tab w:val="clear" w:pos="720"/>
          <w:tab w:val="num" w:pos="567"/>
        </w:tabs>
        <w:spacing w:after="0" w:line="240" w:lineRule="auto"/>
        <w:ind w:left="567" w:hanging="283"/>
        <w:jc w:val="both"/>
        <w:rPr>
          <w:rFonts w:ascii="Arial" w:hAnsi="Arial" w:cs="Arial"/>
          <w:color w:val="008000"/>
          <w:sz w:val="20"/>
          <w:szCs w:val="20"/>
        </w:rPr>
      </w:pPr>
      <w:r w:rsidRPr="00424F34">
        <w:rPr>
          <w:rFonts w:ascii="Arial" w:hAnsi="Arial" w:cs="Arial"/>
          <w:color w:val="008000"/>
          <w:sz w:val="20"/>
          <w:szCs w:val="20"/>
        </w:rPr>
        <w:t>Deben indicar la acción a realizar por parte del estudiante al final de un proceso formativo.</w:t>
      </w:r>
    </w:p>
    <w:p w14:paraId="7FA6AB1A" w14:textId="46A82757" w:rsidR="00691BB3" w:rsidRPr="00424F34" w:rsidRDefault="00691BB3" w:rsidP="00691BB3">
      <w:pPr>
        <w:numPr>
          <w:ilvl w:val="0"/>
          <w:numId w:val="16"/>
        </w:numPr>
        <w:tabs>
          <w:tab w:val="clear" w:pos="720"/>
          <w:tab w:val="num" w:pos="567"/>
        </w:tabs>
        <w:spacing w:after="0" w:line="240" w:lineRule="auto"/>
        <w:ind w:left="567" w:hanging="283"/>
        <w:jc w:val="both"/>
        <w:rPr>
          <w:rFonts w:ascii="Arial" w:hAnsi="Arial" w:cs="Arial"/>
          <w:color w:val="008000"/>
          <w:sz w:val="20"/>
          <w:szCs w:val="20"/>
        </w:rPr>
      </w:pPr>
      <w:r w:rsidRPr="00424F34">
        <w:rPr>
          <w:rFonts w:ascii="Arial" w:hAnsi="Arial" w:cs="Arial"/>
          <w:color w:val="008000"/>
          <w:sz w:val="20"/>
          <w:szCs w:val="20"/>
        </w:rPr>
        <w:t>Se aconseja que el verbo que se use esté escrito en presente simple y que tenga en cuenta las competencias que pretende desarrollar la asignatura</w:t>
      </w:r>
      <w:r w:rsidR="00282B64">
        <w:rPr>
          <w:rFonts w:ascii="Arial" w:hAnsi="Arial" w:cs="Arial"/>
          <w:color w:val="008000"/>
          <w:sz w:val="20"/>
          <w:szCs w:val="20"/>
        </w:rPr>
        <w:t>.</w:t>
      </w:r>
    </w:p>
    <w:p w14:paraId="2607D409" w14:textId="3CB84A1A" w:rsidR="00282B64" w:rsidRPr="00282B64" w:rsidRDefault="00691BB3" w:rsidP="00282B64">
      <w:pPr>
        <w:numPr>
          <w:ilvl w:val="0"/>
          <w:numId w:val="16"/>
        </w:numPr>
        <w:tabs>
          <w:tab w:val="clear" w:pos="720"/>
          <w:tab w:val="num" w:pos="567"/>
        </w:tabs>
        <w:spacing w:after="0" w:line="240" w:lineRule="auto"/>
        <w:ind w:left="567" w:hanging="283"/>
        <w:jc w:val="both"/>
        <w:rPr>
          <w:rFonts w:ascii="Arial" w:hAnsi="Arial" w:cs="Arial"/>
          <w:color w:val="008000"/>
          <w:sz w:val="20"/>
          <w:szCs w:val="20"/>
        </w:rPr>
      </w:pPr>
      <w:r w:rsidRPr="00424F34">
        <w:rPr>
          <w:rFonts w:ascii="Arial" w:hAnsi="Arial" w:cs="Arial"/>
          <w:color w:val="008000"/>
          <w:sz w:val="20"/>
          <w:szCs w:val="20"/>
        </w:rPr>
        <w:t xml:space="preserve">Debe </w:t>
      </w:r>
      <w:r>
        <w:rPr>
          <w:rFonts w:ascii="Arial" w:hAnsi="Arial" w:cs="Arial"/>
          <w:color w:val="008000"/>
          <w:sz w:val="20"/>
          <w:szCs w:val="20"/>
        </w:rPr>
        <w:t>evaluar</w:t>
      </w:r>
      <w:r w:rsidRPr="00424F34">
        <w:rPr>
          <w:rFonts w:ascii="Arial" w:hAnsi="Arial" w:cs="Arial"/>
          <w:color w:val="008000"/>
          <w:sz w:val="20"/>
          <w:szCs w:val="20"/>
        </w:rPr>
        <w:t xml:space="preserve"> las competencias seleccionadas en el numeral 9 de este formato</w:t>
      </w:r>
      <w:r w:rsidR="00282B64">
        <w:rPr>
          <w:rFonts w:ascii="Arial" w:hAnsi="Arial" w:cs="Arial"/>
          <w:color w:val="008000"/>
          <w:sz w:val="20"/>
          <w:szCs w:val="20"/>
        </w:rPr>
        <w:t>.</w:t>
      </w:r>
    </w:p>
    <w:p w14:paraId="175E106E" w14:textId="68F5D159" w:rsidR="00B34AA7" w:rsidRDefault="00B34AA7" w:rsidP="008B4462">
      <w:pPr>
        <w:pStyle w:val="ListParagraph"/>
        <w:spacing w:after="0"/>
        <w:ind w:left="502"/>
        <w:rPr>
          <w:rFonts w:ascii="Arial" w:hAnsi="Arial" w:cs="Arial"/>
          <w:b/>
          <w:sz w:val="20"/>
          <w:szCs w:val="20"/>
        </w:rPr>
      </w:pPr>
    </w:p>
    <w:tbl>
      <w:tblPr>
        <w:tblStyle w:val="TableGrid"/>
        <w:tblW w:w="0" w:type="auto"/>
        <w:tblInd w:w="137" w:type="dxa"/>
        <w:tblLook w:val="04A0" w:firstRow="1" w:lastRow="0" w:firstColumn="1" w:lastColumn="0" w:noHBand="0" w:noVBand="1"/>
      </w:tblPr>
      <w:tblGrid>
        <w:gridCol w:w="5103"/>
        <w:gridCol w:w="4724"/>
      </w:tblGrid>
      <w:tr w:rsidR="005048CA" w:rsidRPr="00C6353B" w14:paraId="5897ACEE" w14:textId="77777777" w:rsidTr="00691BB3">
        <w:trPr>
          <w:trHeight w:val="4709"/>
        </w:trPr>
        <w:tc>
          <w:tcPr>
            <w:tcW w:w="5103" w:type="dxa"/>
          </w:tcPr>
          <w:p w14:paraId="78B8351E" w14:textId="77777777" w:rsidR="005048CA" w:rsidRDefault="005048CA" w:rsidP="00375B6C">
            <w:pPr>
              <w:jc w:val="center"/>
              <w:rPr>
                <w:rFonts w:ascii="Arial" w:hAnsi="Arial" w:cs="Arial"/>
                <w:b/>
                <w:sz w:val="20"/>
                <w:szCs w:val="20"/>
                <w:u w:val="single"/>
              </w:rPr>
            </w:pPr>
            <w:r>
              <w:rPr>
                <w:rFonts w:ascii="Arial" w:hAnsi="Arial" w:cs="Arial"/>
                <w:b/>
                <w:sz w:val="20"/>
                <w:szCs w:val="20"/>
                <w:u w:val="single"/>
              </w:rPr>
              <w:t>RESULTADOS DE APRENDIZAJE</w:t>
            </w:r>
          </w:p>
          <w:p w14:paraId="2FA7F1BC" w14:textId="6688FFAD" w:rsidR="005048CA" w:rsidRPr="00C6353B" w:rsidRDefault="005048CA" w:rsidP="00375B6C">
            <w:pPr>
              <w:jc w:val="center"/>
              <w:rPr>
                <w:rFonts w:ascii="Arial" w:hAnsi="Arial" w:cs="Arial"/>
                <w:b/>
                <w:sz w:val="20"/>
                <w:szCs w:val="20"/>
                <w:u w:val="single"/>
              </w:rPr>
            </w:pPr>
            <w:r>
              <w:rPr>
                <w:rFonts w:ascii="Arial" w:hAnsi="Arial" w:cs="Arial"/>
                <w:b/>
                <w:sz w:val="20"/>
                <w:szCs w:val="20"/>
                <w:u w:val="single"/>
              </w:rPr>
              <w:t>DEL PROGRAMA</w:t>
            </w:r>
            <w:r w:rsidR="00E9563D">
              <w:rPr>
                <w:rFonts w:ascii="Arial" w:hAnsi="Arial" w:cs="Arial"/>
                <w:b/>
                <w:sz w:val="20"/>
                <w:szCs w:val="20"/>
                <w:u w:val="single"/>
              </w:rPr>
              <w:t xml:space="preserve"> (RAP)</w:t>
            </w:r>
          </w:p>
          <w:p w14:paraId="58F19588" w14:textId="77777777" w:rsidR="005048CA" w:rsidRPr="00C6353B" w:rsidRDefault="005048CA" w:rsidP="00375B6C">
            <w:pPr>
              <w:jc w:val="both"/>
              <w:rPr>
                <w:rFonts w:ascii="Arial" w:hAnsi="Arial" w:cs="Arial"/>
                <w:b/>
                <w:sz w:val="20"/>
                <w:szCs w:val="20"/>
              </w:rPr>
            </w:pPr>
          </w:p>
          <w:p w14:paraId="2193CE61" w14:textId="30C3A38F" w:rsidR="00282B64" w:rsidRDefault="00282B64" w:rsidP="00691BB3">
            <w:pPr>
              <w:jc w:val="both"/>
              <w:rPr>
                <w:rFonts w:ascii="Arial" w:hAnsi="Arial" w:cs="Arial"/>
                <w:color w:val="006600"/>
                <w:sz w:val="20"/>
                <w:szCs w:val="20"/>
              </w:rPr>
            </w:pPr>
            <w:r w:rsidRPr="00282B64">
              <w:rPr>
                <w:rFonts w:ascii="Arial" w:hAnsi="Arial" w:cs="Arial"/>
                <w:color w:val="006600"/>
                <w:sz w:val="20"/>
                <w:szCs w:val="20"/>
              </w:rPr>
              <w:t>Son las concreciones de las competencias y expresan lo que el estudiante sabrá, comprenderá y será capaz de hacer durante y al finalizar su ciclo de formación en un programa de pregrado determinado.</w:t>
            </w:r>
          </w:p>
          <w:p w14:paraId="5F6C0779" w14:textId="77777777" w:rsidR="00282B64" w:rsidRDefault="00282B64" w:rsidP="00691BB3">
            <w:pPr>
              <w:jc w:val="both"/>
              <w:rPr>
                <w:rFonts w:ascii="Arial" w:hAnsi="Arial" w:cs="Arial"/>
                <w:color w:val="006600"/>
                <w:sz w:val="20"/>
                <w:szCs w:val="20"/>
              </w:rPr>
            </w:pPr>
          </w:p>
          <w:p w14:paraId="440C26DB" w14:textId="5C666636" w:rsidR="005048CA" w:rsidRPr="00424F34" w:rsidRDefault="005048CA" w:rsidP="00691BB3">
            <w:pPr>
              <w:jc w:val="both"/>
              <w:rPr>
                <w:rFonts w:ascii="Arial" w:hAnsi="Arial" w:cs="Arial"/>
                <w:color w:val="006600"/>
                <w:sz w:val="20"/>
                <w:szCs w:val="20"/>
              </w:rPr>
            </w:pPr>
            <w:r>
              <w:rPr>
                <w:rFonts w:ascii="Arial" w:hAnsi="Arial" w:cs="Arial"/>
                <w:color w:val="006600"/>
                <w:sz w:val="20"/>
                <w:szCs w:val="20"/>
              </w:rPr>
              <w:t xml:space="preserve">Enunciar los resultados de aprendizaje del programa (RAP) e indicar </w:t>
            </w:r>
            <w:r w:rsidR="00691BB3">
              <w:rPr>
                <w:rFonts w:ascii="Arial" w:hAnsi="Arial" w:cs="Arial"/>
                <w:color w:val="006600"/>
                <w:sz w:val="20"/>
                <w:szCs w:val="20"/>
              </w:rPr>
              <w:t>con una X en cuales contribuye la asignatura.</w:t>
            </w:r>
          </w:p>
          <w:p w14:paraId="213B79C6" w14:textId="65F49554" w:rsidR="005048CA" w:rsidRDefault="005048CA" w:rsidP="00375B6C">
            <w:pPr>
              <w:ind w:left="317" w:hanging="317"/>
              <w:jc w:val="both"/>
              <w:rPr>
                <w:rFonts w:ascii="Arial" w:hAnsi="Arial" w:cs="Arial"/>
                <w:b/>
                <w:sz w:val="20"/>
                <w:szCs w:val="20"/>
              </w:rPr>
            </w:pPr>
          </w:p>
          <w:p w14:paraId="73119459" w14:textId="04751C90" w:rsidR="002E0861" w:rsidRDefault="002E0861" w:rsidP="00375B6C">
            <w:pPr>
              <w:ind w:left="317" w:hanging="317"/>
              <w:jc w:val="both"/>
              <w:rPr>
                <w:rFonts w:ascii="Arial" w:hAnsi="Arial" w:cs="Arial"/>
                <w:b/>
                <w:sz w:val="20"/>
                <w:szCs w:val="20"/>
              </w:rPr>
            </w:pPr>
          </w:p>
          <w:p w14:paraId="1BD5681A" w14:textId="77777777" w:rsidR="002E0861" w:rsidRPr="00C6353B" w:rsidRDefault="002E0861" w:rsidP="00375B6C">
            <w:pPr>
              <w:ind w:left="317" w:hanging="317"/>
              <w:jc w:val="both"/>
              <w:rPr>
                <w:rFonts w:ascii="Arial" w:hAnsi="Arial" w:cs="Arial"/>
                <w:b/>
                <w:sz w:val="20"/>
                <w:szCs w:val="20"/>
              </w:rPr>
            </w:pPr>
          </w:p>
          <w:p w14:paraId="01BB6F16" w14:textId="28FE6060" w:rsidR="005048CA" w:rsidRPr="00C6353B" w:rsidRDefault="005048CA" w:rsidP="00375B6C">
            <w:pPr>
              <w:jc w:val="both"/>
              <w:rPr>
                <w:rFonts w:ascii="Arial" w:hAnsi="Arial" w:cs="Arial"/>
                <w:sz w:val="20"/>
                <w:szCs w:val="20"/>
              </w:rPr>
            </w:pPr>
            <w:r w:rsidRPr="00C6353B">
              <w:rPr>
                <w:rFonts w:ascii="Arial" w:hAnsi="Arial" w:cs="Arial"/>
                <w:sz w:val="20"/>
                <w:szCs w:val="20"/>
              </w:rPr>
              <w:t xml:space="preserve">Al finalizar </w:t>
            </w:r>
            <w:r w:rsidR="00282B64">
              <w:rPr>
                <w:rFonts w:ascii="Arial" w:hAnsi="Arial" w:cs="Arial"/>
                <w:sz w:val="20"/>
                <w:szCs w:val="20"/>
              </w:rPr>
              <w:t xml:space="preserve">el programa de </w:t>
            </w:r>
            <w:r w:rsidR="00FC2F0A">
              <w:rPr>
                <w:rFonts w:ascii="Arial" w:hAnsi="Arial" w:cs="Arial"/>
                <w:color w:val="008000"/>
                <w:sz w:val="20"/>
                <w:szCs w:val="20"/>
              </w:rPr>
              <w:t>Ingeniería Eléctrica</w:t>
            </w:r>
            <w:r w:rsidR="00282B64" w:rsidRPr="00C6353B">
              <w:rPr>
                <w:rFonts w:ascii="Arial" w:hAnsi="Arial" w:cs="Arial"/>
                <w:sz w:val="20"/>
                <w:szCs w:val="20"/>
              </w:rPr>
              <w:t xml:space="preserve"> </w:t>
            </w:r>
            <w:r w:rsidR="00282B64">
              <w:rPr>
                <w:rFonts w:ascii="Arial" w:hAnsi="Arial" w:cs="Arial"/>
                <w:sz w:val="20"/>
                <w:szCs w:val="20"/>
              </w:rPr>
              <w:t xml:space="preserve">de </w:t>
            </w:r>
            <w:r w:rsidR="00282B64" w:rsidRPr="00C6353B">
              <w:rPr>
                <w:rFonts w:ascii="Arial" w:hAnsi="Arial" w:cs="Arial"/>
                <w:sz w:val="20"/>
                <w:szCs w:val="20"/>
              </w:rPr>
              <w:t>la Escuela</w:t>
            </w:r>
            <w:r w:rsidRPr="00C6353B">
              <w:rPr>
                <w:rFonts w:ascii="Arial" w:hAnsi="Arial" w:cs="Arial"/>
                <w:sz w:val="20"/>
                <w:szCs w:val="20"/>
              </w:rPr>
              <w:t>, un estudiante habrá desarrollado l</w:t>
            </w:r>
            <w:r>
              <w:rPr>
                <w:rFonts w:ascii="Arial" w:hAnsi="Arial" w:cs="Arial"/>
                <w:sz w:val="20"/>
                <w:szCs w:val="20"/>
              </w:rPr>
              <w:t>os</w:t>
            </w:r>
            <w:r w:rsidRPr="00C6353B">
              <w:rPr>
                <w:rFonts w:ascii="Arial" w:hAnsi="Arial" w:cs="Arial"/>
                <w:sz w:val="20"/>
                <w:szCs w:val="20"/>
              </w:rPr>
              <w:t xml:space="preserve"> siguientes </w:t>
            </w:r>
            <w:r>
              <w:rPr>
                <w:rFonts w:ascii="Arial" w:hAnsi="Arial" w:cs="Arial"/>
                <w:sz w:val="20"/>
                <w:szCs w:val="20"/>
              </w:rPr>
              <w:t>resul</w:t>
            </w:r>
            <w:r w:rsidR="00691BB3">
              <w:rPr>
                <w:rFonts w:ascii="Arial" w:hAnsi="Arial" w:cs="Arial"/>
                <w:sz w:val="20"/>
                <w:szCs w:val="20"/>
              </w:rPr>
              <w:t>tados de aprendizaje</w:t>
            </w:r>
            <w:r w:rsidRPr="00C6353B">
              <w:rPr>
                <w:rFonts w:ascii="Arial" w:hAnsi="Arial" w:cs="Arial"/>
                <w:sz w:val="20"/>
                <w:szCs w:val="20"/>
              </w:rPr>
              <w:t>:</w:t>
            </w:r>
          </w:p>
          <w:p w14:paraId="0EA13D6B" w14:textId="77777777" w:rsidR="005048CA" w:rsidRPr="00C6353B" w:rsidRDefault="005048CA" w:rsidP="00375B6C">
            <w:pPr>
              <w:jc w:val="both"/>
              <w:rPr>
                <w:rFonts w:ascii="Arial" w:hAnsi="Arial" w:cs="Arial"/>
                <w:sz w:val="20"/>
                <w:szCs w:val="20"/>
              </w:rPr>
            </w:pPr>
          </w:p>
          <w:p w14:paraId="0198A635" w14:textId="77777777" w:rsidR="00FC2F0A" w:rsidRPr="0016363B" w:rsidRDefault="00FC2F0A" w:rsidP="00FC2F0A">
            <w:pPr>
              <w:pStyle w:val="ListParagraph"/>
              <w:numPr>
                <w:ilvl w:val="0"/>
                <w:numId w:val="21"/>
              </w:numPr>
              <w:ind w:left="360"/>
              <w:jc w:val="both"/>
              <w:rPr>
                <w:rFonts w:ascii="Arial" w:eastAsia="Wingdings" w:hAnsi="Arial" w:cs="Arial"/>
                <w:color w:val="C00000"/>
                <w:sz w:val="20"/>
              </w:rPr>
            </w:pPr>
            <w:commentRangeStart w:id="0"/>
            <w:r w:rsidRPr="0016363B">
              <w:rPr>
                <w:rFonts w:ascii="Arial" w:eastAsia="Wingdings" w:hAnsi="Arial" w:cs="Arial"/>
                <w:color w:val="C00000"/>
                <w:sz w:val="20"/>
              </w:rPr>
              <w:sym w:font="Wingdings" w:char="F06F"/>
            </w:r>
            <w:r w:rsidRPr="0016363B">
              <w:rPr>
                <w:rFonts w:ascii="Arial" w:eastAsia="Wingdings" w:hAnsi="Arial" w:cs="Arial"/>
                <w:color w:val="C00000"/>
                <w:sz w:val="20"/>
              </w:rPr>
              <w:t xml:space="preserve"> Identifica, formula y resuelve problemas de ingeniería aplicando principios de ingeniería, ciencias y matemáticas.</w:t>
            </w:r>
          </w:p>
          <w:p w14:paraId="582CDD99" w14:textId="77777777" w:rsidR="00FC2F0A" w:rsidRPr="0016363B" w:rsidRDefault="00FC2F0A" w:rsidP="00FC2F0A">
            <w:pPr>
              <w:pStyle w:val="ListParagraph"/>
              <w:numPr>
                <w:ilvl w:val="0"/>
                <w:numId w:val="21"/>
              </w:numPr>
              <w:ind w:left="360"/>
              <w:jc w:val="both"/>
              <w:rPr>
                <w:rFonts w:ascii="Arial" w:eastAsia="Wingdings" w:hAnsi="Arial" w:cs="Arial"/>
                <w:color w:val="C00000"/>
                <w:sz w:val="20"/>
              </w:rPr>
            </w:pPr>
            <w:r w:rsidRPr="0016363B">
              <w:rPr>
                <w:rFonts w:ascii="Arial" w:eastAsia="Wingdings" w:hAnsi="Arial" w:cs="Arial"/>
                <w:color w:val="C00000"/>
                <w:sz w:val="20"/>
              </w:rPr>
              <w:sym w:font="Wingdings" w:char="F06F"/>
            </w:r>
            <w:r w:rsidRPr="0016363B">
              <w:rPr>
                <w:rFonts w:ascii="Arial" w:eastAsia="Wingdings" w:hAnsi="Arial" w:cs="Arial"/>
                <w:color w:val="C00000"/>
                <w:sz w:val="20"/>
              </w:rPr>
              <w:t xml:space="preserve"> Interpreta los datos prácticos o experimentales para obtener conclusiones y resultados a problemas de ingeniería eléctrica en sus diferentes énfasis. </w:t>
            </w:r>
          </w:p>
          <w:p w14:paraId="4C3E2613" w14:textId="77777777" w:rsidR="00FC2F0A" w:rsidRPr="0016363B" w:rsidRDefault="00FC2F0A" w:rsidP="00FC2F0A">
            <w:pPr>
              <w:pStyle w:val="ListParagraph"/>
              <w:numPr>
                <w:ilvl w:val="0"/>
                <w:numId w:val="21"/>
              </w:numPr>
              <w:ind w:left="360"/>
              <w:jc w:val="both"/>
              <w:rPr>
                <w:rFonts w:ascii="Arial" w:eastAsia="Wingdings" w:hAnsi="Arial" w:cs="Arial"/>
                <w:color w:val="C00000"/>
                <w:sz w:val="20"/>
              </w:rPr>
            </w:pPr>
            <w:r w:rsidRPr="0016363B">
              <w:rPr>
                <w:rFonts w:ascii="Arial" w:eastAsia="Wingdings" w:hAnsi="Arial" w:cs="Arial"/>
                <w:color w:val="C00000"/>
                <w:sz w:val="20"/>
              </w:rPr>
              <w:sym w:font="Wingdings" w:char="F06F"/>
            </w:r>
            <w:r w:rsidRPr="0016363B">
              <w:rPr>
                <w:rFonts w:ascii="Arial" w:eastAsia="Wingdings" w:hAnsi="Arial" w:cs="Arial"/>
                <w:color w:val="C00000"/>
                <w:sz w:val="20"/>
              </w:rPr>
              <w:t xml:space="preserve"> Comunica en forma clara a la comunidad planteamientos y soluciones adecuadas y eficientes a problemas de ingeniería eléctrica en sus diferentes énfasis. </w:t>
            </w:r>
          </w:p>
          <w:p w14:paraId="07479700" w14:textId="77777777" w:rsidR="00FC2F0A" w:rsidRPr="0016363B" w:rsidRDefault="00FC2F0A" w:rsidP="00FC2F0A">
            <w:pPr>
              <w:pStyle w:val="ListParagraph"/>
              <w:numPr>
                <w:ilvl w:val="0"/>
                <w:numId w:val="21"/>
              </w:numPr>
              <w:ind w:left="360"/>
              <w:jc w:val="both"/>
              <w:rPr>
                <w:rFonts w:ascii="Arial" w:eastAsia="Wingdings" w:hAnsi="Arial" w:cs="Arial"/>
                <w:color w:val="C00000"/>
                <w:sz w:val="20"/>
              </w:rPr>
            </w:pPr>
            <w:r w:rsidRPr="0016363B">
              <w:rPr>
                <w:rFonts w:ascii="Arial" w:eastAsia="Wingdings" w:hAnsi="Arial" w:cs="Arial"/>
                <w:color w:val="C00000"/>
                <w:sz w:val="20"/>
              </w:rPr>
              <w:sym w:font="Wingdings" w:char="F06F"/>
            </w:r>
            <w:r w:rsidRPr="0016363B">
              <w:rPr>
                <w:rFonts w:ascii="Arial" w:eastAsia="Wingdings" w:hAnsi="Arial" w:cs="Arial"/>
                <w:color w:val="C00000"/>
                <w:sz w:val="20"/>
              </w:rPr>
              <w:t xml:space="preserve"> Identifica los factores sociales, económicos, regulatorios y ambientales que influyen en un problema o proyecto de ingeniería eléctrica.</w:t>
            </w:r>
          </w:p>
          <w:p w14:paraId="60788449" w14:textId="77777777" w:rsidR="00FC2F0A" w:rsidRPr="0016363B" w:rsidRDefault="00FC2F0A" w:rsidP="00FC2F0A">
            <w:pPr>
              <w:pStyle w:val="ListParagraph"/>
              <w:numPr>
                <w:ilvl w:val="0"/>
                <w:numId w:val="21"/>
              </w:numPr>
              <w:ind w:left="360"/>
              <w:jc w:val="both"/>
              <w:rPr>
                <w:rFonts w:ascii="Arial" w:eastAsia="Wingdings" w:hAnsi="Arial" w:cs="Arial"/>
                <w:color w:val="C00000"/>
                <w:sz w:val="20"/>
              </w:rPr>
            </w:pPr>
            <w:r w:rsidRPr="0016363B">
              <w:rPr>
                <w:rFonts w:ascii="Arial" w:eastAsia="Wingdings" w:hAnsi="Arial" w:cs="Arial"/>
                <w:color w:val="C00000"/>
                <w:sz w:val="20"/>
              </w:rPr>
              <w:sym w:font="Wingdings" w:char="F06F"/>
            </w:r>
            <w:r w:rsidRPr="0016363B">
              <w:rPr>
                <w:rFonts w:ascii="Arial" w:eastAsia="Wingdings" w:hAnsi="Arial" w:cs="Arial"/>
                <w:color w:val="C00000"/>
                <w:sz w:val="20"/>
              </w:rPr>
              <w:t xml:space="preserve"> Aplica conocimientos técnicos-científicos y herramientas modernas para modelar, simular y diseñar soluciones en proyectos de ingeniería eléctrica, integrando diferentes disciplinas.</w:t>
            </w:r>
          </w:p>
          <w:p w14:paraId="0A77C196" w14:textId="77777777" w:rsidR="00FC2F0A" w:rsidRPr="0016363B" w:rsidRDefault="00FC2F0A" w:rsidP="00FC2F0A">
            <w:pPr>
              <w:numPr>
                <w:ilvl w:val="0"/>
                <w:numId w:val="21"/>
              </w:numPr>
              <w:ind w:left="360"/>
              <w:jc w:val="both"/>
              <w:rPr>
                <w:rFonts w:ascii="Arial" w:hAnsi="Arial" w:cs="Arial"/>
                <w:b/>
                <w:color w:val="C00000"/>
                <w:sz w:val="18"/>
                <w:szCs w:val="20"/>
              </w:rPr>
            </w:pPr>
            <w:r w:rsidRPr="0016363B">
              <w:rPr>
                <w:rFonts w:ascii="Arial" w:eastAsia="Wingdings" w:hAnsi="Arial" w:cs="Arial"/>
                <w:color w:val="C00000"/>
                <w:sz w:val="20"/>
              </w:rPr>
              <w:sym w:font="Wingdings" w:char="F06F"/>
            </w:r>
            <w:r w:rsidRPr="0016363B">
              <w:rPr>
                <w:rFonts w:ascii="Arial" w:eastAsia="Wingdings" w:hAnsi="Arial" w:cs="Arial"/>
                <w:color w:val="C00000"/>
                <w:sz w:val="20"/>
              </w:rPr>
              <w:t xml:space="preserve"> Reconoce la responsabilidad ética y profesional en el desarrollo de un proyecto de </w:t>
            </w:r>
            <w:commentRangeEnd w:id="0"/>
            <w:r w:rsidR="00782723">
              <w:rPr>
                <w:rStyle w:val="CommentReference"/>
              </w:rPr>
              <w:commentReference w:id="0"/>
            </w:r>
            <w:r w:rsidRPr="0016363B">
              <w:rPr>
                <w:rFonts w:ascii="Arial" w:eastAsia="Wingdings" w:hAnsi="Arial" w:cs="Arial"/>
                <w:color w:val="C00000"/>
                <w:sz w:val="20"/>
              </w:rPr>
              <w:t xml:space="preserve">ingeniería eléctrica en sus diferentes énfasis.  </w:t>
            </w:r>
          </w:p>
          <w:p w14:paraId="215DA5C7" w14:textId="77777777" w:rsidR="00691BB3" w:rsidRDefault="00691BB3" w:rsidP="00691BB3">
            <w:pPr>
              <w:jc w:val="both"/>
              <w:rPr>
                <w:rFonts w:ascii="Arial" w:hAnsi="Arial" w:cs="Arial"/>
                <w:b/>
                <w:sz w:val="20"/>
                <w:szCs w:val="20"/>
              </w:rPr>
            </w:pPr>
          </w:p>
          <w:p w14:paraId="380C6623" w14:textId="2E8A8548" w:rsidR="00691BB3" w:rsidRPr="00C6353B" w:rsidRDefault="00691BB3" w:rsidP="00691BB3">
            <w:pPr>
              <w:jc w:val="both"/>
              <w:rPr>
                <w:rFonts w:ascii="Arial" w:hAnsi="Arial" w:cs="Arial"/>
                <w:b/>
                <w:sz w:val="20"/>
                <w:szCs w:val="20"/>
              </w:rPr>
            </w:pPr>
          </w:p>
        </w:tc>
        <w:tc>
          <w:tcPr>
            <w:tcW w:w="4724" w:type="dxa"/>
          </w:tcPr>
          <w:p w14:paraId="4EB71445" w14:textId="6D9392EF" w:rsidR="005048CA" w:rsidRDefault="005048CA" w:rsidP="00375B6C">
            <w:pPr>
              <w:jc w:val="center"/>
              <w:rPr>
                <w:rFonts w:ascii="Arial" w:hAnsi="Arial" w:cs="Arial"/>
                <w:b/>
                <w:sz w:val="20"/>
                <w:szCs w:val="20"/>
                <w:u w:val="single"/>
              </w:rPr>
            </w:pPr>
            <w:r>
              <w:rPr>
                <w:rFonts w:ascii="Arial" w:hAnsi="Arial" w:cs="Arial"/>
                <w:b/>
                <w:sz w:val="20"/>
                <w:szCs w:val="20"/>
                <w:u w:val="single"/>
              </w:rPr>
              <w:t>RESULTADOS DE APRENDIZAJE</w:t>
            </w:r>
          </w:p>
          <w:p w14:paraId="5178C96B" w14:textId="5472925F" w:rsidR="005048CA" w:rsidRPr="00C6353B" w:rsidRDefault="005048CA" w:rsidP="00375B6C">
            <w:pPr>
              <w:jc w:val="center"/>
              <w:rPr>
                <w:rFonts w:ascii="Arial" w:hAnsi="Arial" w:cs="Arial"/>
                <w:b/>
                <w:sz w:val="20"/>
                <w:szCs w:val="20"/>
                <w:u w:val="single"/>
              </w:rPr>
            </w:pPr>
            <w:r>
              <w:rPr>
                <w:rFonts w:ascii="Arial" w:hAnsi="Arial" w:cs="Arial"/>
                <w:b/>
                <w:sz w:val="20"/>
                <w:szCs w:val="20"/>
                <w:u w:val="single"/>
              </w:rPr>
              <w:t>DE LA ASIGNATURA</w:t>
            </w:r>
            <w:r w:rsidR="00E9563D">
              <w:rPr>
                <w:rFonts w:ascii="Arial" w:hAnsi="Arial" w:cs="Arial"/>
                <w:b/>
                <w:sz w:val="20"/>
                <w:szCs w:val="20"/>
                <w:u w:val="single"/>
              </w:rPr>
              <w:t xml:space="preserve"> (RA)</w:t>
            </w:r>
          </w:p>
          <w:p w14:paraId="609186D0" w14:textId="77777777" w:rsidR="005048CA" w:rsidRPr="00C6353B" w:rsidRDefault="005048CA" w:rsidP="00375B6C">
            <w:pPr>
              <w:jc w:val="center"/>
              <w:rPr>
                <w:rFonts w:ascii="Arial" w:hAnsi="Arial" w:cs="Arial"/>
                <w:sz w:val="20"/>
                <w:szCs w:val="20"/>
              </w:rPr>
            </w:pPr>
          </w:p>
          <w:p w14:paraId="59BA2A76" w14:textId="574DAF69" w:rsidR="00E9563D" w:rsidRDefault="00E9563D" w:rsidP="00E9563D">
            <w:pPr>
              <w:jc w:val="both"/>
              <w:rPr>
                <w:rFonts w:ascii="Arial" w:hAnsi="Arial" w:cs="Arial"/>
                <w:color w:val="006600"/>
                <w:sz w:val="20"/>
                <w:szCs w:val="20"/>
              </w:rPr>
            </w:pPr>
            <w:r w:rsidRPr="00E9563D">
              <w:rPr>
                <w:rFonts w:ascii="Arial" w:hAnsi="Arial" w:cs="Arial"/>
                <w:color w:val="006600"/>
                <w:sz w:val="20"/>
                <w:szCs w:val="20"/>
              </w:rPr>
              <w:t>Están relacionados con lo que el estudiante sabrá, comprenderá y será capaz de hacer durante y al terminar de cursar una asignatura, y deben contribuir al logro de alguno de los resultados de aprendizaje del programa</w:t>
            </w:r>
            <w:r>
              <w:rPr>
                <w:rFonts w:ascii="Arial" w:hAnsi="Arial" w:cs="Arial"/>
                <w:color w:val="006600"/>
                <w:sz w:val="20"/>
                <w:szCs w:val="20"/>
              </w:rPr>
              <w:t>.</w:t>
            </w:r>
          </w:p>
          <w:p w14:paraId="5A4F2AEE" w14:textId="2A2ED9DC" w:rsidR="00E9563D" w:rsidRDefault="00E9563D" w:rsidP="00E9563D">
            <w:pPr>
              <w:jc w:val="both"/>
              <w:rPr>
                <w:rFonts w:ascii="Arial" w:hAnsi="Arial" w:cs="Arial"/>
                <w:color w:val="006600"/>
                <w:sz w:val="20"/>
                <w:szCs w:val="20"/>
              </w:rPr>
            </w:pPr>
          </w:p>
          <w:p w14:paraId="626887E3" w14:textId="589BA422" w:rsidR="00E9563D" w:rsidRDefault="002E0861" w:rsidP="00E9563D">
            <w:pPr>
              <w:jc w:val="both"/>
              <w:rPr>
                <w:rFonts w:ascii="Arial" w:hAnsi="Arial" w:cs="Arial"/>
                <w:color w:val="006600"/>
                <w:sz w:val="20"/>
                <w:szCs w:val="20"/>
              </w:rPr>
            </w:pPr>
            <w:r>
              <w:rPr>
                <w:rFonts w:ascii="Arial" w:hAnsi="Arial" w:cs="Arial"/>
                <w:color w:val="006600"/>
                <w:sz w:val="20"/>
                <w:szCs w:val="20"/>
              </w:rPr>
              <w:t>Tenga en cuenta que esta información corresponde al numeral 10 del anterior formato. Debe ser revisada y ajustada si se considera necesario.</w:t>
            </w:r>
          </w:p>
          <w:p w14:paraId="58E01B90" w14:textId="77777777" w:rsidR="002E0861" w:rsidRDefault="002E0861" w:rsidP="00E9563D">
            <w:pPr>
              <w:jc w:val="both"/>
              <w:rPr>
                <w:rFonts w:ascii="Arial" w:hAnsi="Arial" w:cs="Arial"/>
                <w:color w:val="006600"/>
                <w:sz w:val="20"/>
                <w:szCs w:val="20"/>
              </w:rPr>
            </w:pPr>
          </w:p>
          <w:p w14:paraId="5045B604" w14:textId="77777777" w:rsidR="00E9563D" w:rsidRPr="00E9563D" w:rsidRDefault="00E9563D" w:rsidP="00E9563D">
            <w:pPr>
              <w:jc w:val="both"/>
              <w:rPr>
                <w:rFonts w:ascii="Arial" w:hAnsi="Arial" w:cs="Arial"/>
                <w:color w:val="006600"/>
                <w:sz w:val="20"/>
                <w:szCs w:val="20"/>
              </w:rPr>
            </w:pPr>
          </w:p>
          <w:p w14:paraId="735FE905" w14:textId="658BEC88" w:rsidR="00E9563D" w:rsidRPr="00C6353B" w:rsidRDefault="00E9563D" w:rsidP="00E9563D">
            <w:pPr>
              <w:jc w:val="both"/>
              <w:rPr>
                <w:rFonts w:ascii="Arial" w:hAnsi="Arial" w:cs="Arial"/>
                <w:sz w:val="20"/>
                <w:szCs w:val="20"/>
              </w:rPr>
            </w:pPr>
            <w:r w:rsidRPr="00C6353B">
              <w:rPr>
                <w:rFonts w:ascii="Arial" w:hAnsi="Arial" w:cs="Arial"/>
                <w:sz w:val="20"/>
                <w:szCs w:val="20"/>
              </w:rPr>
              <w:t xml:space="preserve">Esta asignatura que pertenece al núcleo </w:t>
            </w:r>
            <w:r w:rsidR="00667B2A">
              <w:rPr>
                <w:rFonts w:ascii="Arial" w:hAnsi="Arial" w:cs="Arial"/>
                <w:color w:val="006600"/>
                <w:sz w:val="20"/>
                <w:szCs w:val="20"/>
              </w:rPr>
              <w:t>de formación básico profesional</w:t>
            </w:r>
            <w:r w:rsidRPr="00C6353B">
              <w:rPr>
                <w:rFonts w:ascii="Arial" w:hAnsi="Arial" w:cs="Arial"/>
                <w:sz w:val="20"/>
                <w:szCs w:val="20"/>
              </w:rPr>
              <w:t xml:space="preserve"> aporta al desarrollo de l</w:t>
            </w:r>
            <w:r>
              <w:rPr>
                <w:rFonts w:ascii="Arial" w:hAnsi="Arial" w:cs="Arial"/>
                <w:sz w:val="20"/>
                <w:szCs w:val="20"/>
              </w:rPr>
              <w:t>o</w:t>
            </w:r>
            <w:r w:rsidRPr="00C6353B">
              <w:rPr>
                <w:rFonts w:ascii="Arial" w:hAnsi="Arial" w:cs="Arial"/>
                <w:sz w:val="20"/>
                <w:szCs w:val="20"/>
              </w:rPr>
              <w:t xml:space="preserve">s siguientes </w:t>
            </w:r>
            <w:r>
              <w:rPr>
                <w:rFonts w:ascii="Arial" w:hAnsi="Arial" w:cs="Arial"/>
                <w:sz w:val="20"/>
                <w:szCs w:val="20"/>
              </w:rPr>
              <w:t xml:space="preserve">resultados de aprendizaje </w:t>
            </w:r>
            <w:r w:rsidRPr="00C6353B">
              <w:rPr>
                <w:rFonts w:ascii="Arial" w:hAnsi="Arial" w:cs="Arial"/>
                <w:sz w:val="20"/>
                <w:szCs w:val="20"/>
              </w:rPr>
              <w:t xml:space="preserve">y a </w:t>
            </w:r>
            <w:r>
              <w:rPr>
                <w:rFonts w:ascii="Arial" w:hAnsi="Arial" w:cs="Arial"/>
                <w:sz w:val="20"/>
                <w:szCs w:val="20"/>
              </w:rPr>
              <w:t>los resultados de aprendizaje del programa</w:t>
            </w:r>
            <w:r w:rsidRPr="00C6353B">
              <w:rPr>
                <w:rFonts w:ascii="Arial" w:hAnsi="Arial" w:cs="Arial"/>
                <w:sz w:val="20"/>
                <w:szCs w:val="20"/>
              </w:rPr>
              <w:t xml:space="preserve"> marcad</w:t>
            </w:r>
            <w:r>
              <w:rPr>
                <w:rFonts w:ascii="Arial" w:hAnsi="Arial" w:cs="Arial"/>
                <w:sz w:val="20"/>
                <w:szCs w:val="20"/>
              </w:rPr>
              <w:t>o</w:t>
            </w:r>
            <w:r w:rsidRPr="00C6353B">
              <w:rPr>
                <w:rFonts w:ascii="Arial" w:hAnsi="Arial" w:cs="Arial"/>
                <w:sz w:val="20"/>
                <w:szCs w:val="20"/>
              </w:rPr>
              <w:t>s en la columna de la izquierda.</w:t>
            </w:r>
          </w:p>
          <w:p w14:paraId="702102FD" w14:textId="5F1A0997" w:rsidR="005048CA" w:rsidRDefault="005048CA" w:rsidP="005048CA">
            <w:pPr>
              <w:jc w:val="both"/>
              <w:rPr>
                <w:rFonts w:ascii="Arial" w:hAnsi="Arial" w:cs="Arial"/>
                <w:color w:val="008000"/>
                <w:sz w:val="20"/>
                <w:szCs w:val="20"/>
              </w:rPr>
            </w:pPr>
          </w:p>
          <w:p w14:paraId="29E8E4EC" w14:textId="77777777" w:rsidR="004E682E" w:rsidRDefault="004E682E" w:rsidP="00AC608D">
            <w:pPr>
              <w:jc w:val="both"/>
              <w:rPr>
                <w:ins w:id="1" w:author="ANDRES HUMBERTO OTALORA CARMONA" w:date="2024-02-08T06:55:00Z"/>
                <w:rFonts w:ascii="Segoe UI Emoji" w:hAnsi="Segoe UI Emoji"/>
                <w:sz w:val="18"/>
              </w:rPr>
            </w:pPr>
          </w:p>
          <w:p w14:paraId="1AA3D1E0" w14:textId="329BDC1F" w:rsidR="004E682E" w:rsidRDefault="004E682E" w:rsidP="004E682E">
            <w:pPr>
              <w:jc w:val="both"/>
              <w:rPr>
                <w:ins w:id="2" w:author="ANDRES HUMBERTO OTALORA CARMONA" w:date="2024-02-08T06:55:00Z"/>
                <w:rFonts w:ascii="Arial MT" w:hAnsi="Arial MT" w:cs="Arial"/>
                <w:sz w:val="20"/>
                <w:szCs w:val="20"/>
              </w:rPr>
            </w:pPr>
            <w:ins w:id="3" w:author="ANDRES HUMBERTO OTALORA CARMONA" w:date="2024-02-08T06:55:00Z">
              <w:r>
                <w:rPr>
                  <w:rFonts w:ascii="Segoe UI Emoji" w:hAnsi="Segoe UI Emoji"/>
                  <w:sz w:val="18"/>
                </w:rPr>
                <w:t xml:space="preserve">☑ </w:t>
              </w:r>
              <w:r w:rsidRPr="00167EFA">
                <w:rPr>
                  <w:rFonts w:ascii="Arial MT" w:hAnsi="Arial MT" w:cs="Arial"/>
                  <w:sz w:val="20"/>
                  <w:szCs w:val="20"/>
                </w:rPr>
                <w:t xml:space="preserve">RA 1.1: </w:t>
              </w:r>
            </w:ins>
            <w:ins w:id="4" w:author="ANDRES HUMBERTO OTALORA CARMONA" w:date="2024-02-08T06:56:00Z">
              <w:r>
                <w:rPr>
                  <w:rFonts w:ascii="Arial MT" w:hAnsi="Arial MT" w:cs="Arial"/>
                  <w:sz w:val="20"/>
                  <w:szCs w:val="20"/>
                  <w:lang w:val="es-ES"/>
                </w:rPr>
                <w:t>Utiliza, comprende y aplica las principales herramientas integradas en software de dibujo</w:t>
              </w:r>
              <w:r w:rsidR="00165BD4">
                <w:rPr>
                  <w:rFonts w:ascii="Arial MT" w:hAnsi="Arial MT" w:cs="Arial"/>
                  <w:sz w:val="20"/>
                  <w:szCs w:val="20"/>
                  <w:lang w:val="es-ES"/>
                </w:rPr>
                <w:t xml:space="preserve"> en 2D y 3D.</w:t>
              </w:r>
            </w:ins>
          </w:p>
          <w:p w14:paraId="54260106" w14:textId="77777777" w:rsidR="004E682E" w:rsidRDefault="004E682E" w:rsidP="00AC608D">
            <w:pPr>
              <w:jc w:val="both"/>
              <w:rPr>
                <w:ins w:id="5" w:author="ANDRES HUMBERTO OTALORA CARMONA" w:date="2024-02-08T06:55:00Z"/>
                <w:rFonts w:ascii="Segoe UI Emoji" w:hAnsi="Segoe UI Emoji"/>
                <w:sz w:val="18"/>
              </w:rPr>
            </w:pPr>
          </w:p>
          <w:p w14:paraId="373E5B0A" w14:textId="5085D2F9" w:rsidR="00AC608D" w:rsidRDefault="00AC608D" w:rsidP="00AC608D">
            <w:pPr>
              <w:jc w:val="both"/>
              <w:rPr>
                <w:ins w:id="6" w:author="ANDRES HUMBERTO OTALORA CARMONA" w:date="2024-02-08T06:40:00Z"/>
                <w:rFonts w:ascii="Arial MT" w:hAnsi="Arial MT" w:cs="Arial"/>
                <w:sz w:val="20"/>
                <w:szCs w:val="20"/>
              </w:rPr>
            </w:pPr>
            <w:ins w:id="7" w:author="ANDRES HUMBERTO OTALORA CARMONA" w:date="2024-02-08T06:35:00Z">
              <w:r>
                <w:rPr>
                  <w:rFonts w:ascii="Segoe UI Emoji" w:hAnsi="Segoe UI Emoji"/>
                  <w:sz w:val="18"/>
                </w:rPr>
                <w:t xml:space="preserve">☑ </w:t>
              </w:r>
              <w:r w:rsidRPr="00167EFA">
                <w:rPr>
                  <w:rFonts w:ascii="Arial MT" w:hAnsi="Arial MT" w:cs="Arial"/>
                  <w:sz w:val="20"/>
                  <w:szCs w:val="20"/>
                </w:rPr>
                <w:t>RA 1.</w:t>
              </w:r>
            </w:ins>
            <w:ins w:id="8" w:author="ANDRES HUMBERTO OTALORA CARMONA" w:date="2024-02-08T06:56:00Z">
              <w:r w:rsidR="00165BD4">
                <w:rPr>
                  <w:rFonts w:ascii="Arial MT" w:hAnsi="Arial MT" w:cs="Arial"/>
                  <w:sz w:val="20"/>
                  <w:szCs w:val="20"/>
                </w:rPr>
                <w:t>2</w:t>
              </w:r>
            </w:ins>
            <w:ins w:id="9" w:author="ANDRES HUMBERTO OTALORA CARMONA" w:date="2024-02-08T06:35:00Z">
              <w:r w:rsidRPr="00167EFA">
                <w:rPr>
                  <w:rFonts w:ascii="Arial MT" w:hAnsi="Arial MT" w:cs="Arial"/>
                  <w:sz w:val="20"/>
                  <w:szCs w:val="20"/>
                </w:rPr>
                <w:t xml:space="preserve">: </w:t>
              </w:r>
              <w:r w:rsidRPr="00167EFA">
                <w:rPr>
                  <w:rFonts w:ascii="Arial MT" w:hAnsi="Arial MT" w:cs="Arial"/>
                  <w:sz w:val="20"/>
                  <w:szCs w:val="20"/>
                  <w:lang w:val="es-ES"/>
                </w:rPr>
                <w:t>Describe correctamente los conceptos relacionados con los Sistemas de Información Geográfica, sus fundamentos, funcionamiento y utilidad.</w:t>
              </w:r>
              <w:r w:rsidRPr="00167EFA">
                <w:rPr>
                  <w:rFonts w:ascii="Arial MT" w:hAnsi="Arial MT" w:cs="Arial"/>
                  <w:sz w:val="20"/>
                  <w:szCs w:val="20"/>
                </w:rPr>
                <w:t xml:space="preserve"> </w:t>
              </w:r>
            </w:ins>
          </w:p>
          <w:p w14:paraId="017F7184" w14:textId="77777777" w:rsidR="004E5249" w:rsidRDefault="004E5249" w:rsidP="00AC608D">
            <w:pPr>
              <w:jc w:val="both"/>
              <w:rPr>
                <w:ins w:id="10" w:author="ANDRES HUMBERTO OTALORA CARMONA" w:date="2024-02-08T06:40:00Z"/>
                <w:rFonts w:ascii="Arial MT" w:hAnsi="Arial MT" w:cs="Arial"/>
                <w:sz w:val="20"/>
                <w:szCs w:val="20"/>
              </w:rPr>
            </w:pPr>
          </w:p>
          <w:p w14:paraId="586F7CB0" w14:textId="77160036" w:rsidR="004E5249" w:rsidRDefault="004E5249" w:rsidP="00AC608D">
            <w:pPr>
              <w:jc w:val="both"/>
              <w:rPr>
                <w:ins w:id="11" w:author="ANDRES HUMBERTO OTALORA CARMONA" w:date="2024-02-08T06:35:00Z"/>
                <w:rFonts w:ascii="Arial MT" w:hAnsi="Arial MT" w:cs="Arial"/>
                <w:sz w:val="20"/>
                <w:szCs w:val="20"/>
              </w:rPr>
            </w:pPr>
            <w:ins w:id="12" w:author="ANDRES HUMBERTO OTALORA CARMONA" w:date="2024-02-08T06:40:00Z">
              <w:r>
                <w:rPr>
                  <w:rFonts w:ascii="Segoe UI Emoji" w:hAnsi="Segoe UI Emoji"/>
                  <w:sz w:val="18"/>
                </w:rPr>
                <w:t xml:space="preserve">☑ </w:t>
              </w:r>
              <w:r w:rsidRPr="00167EFA">
                <w:rPr>
                  <w:rFonts w:ascii="Arial MT" w:hAnsi="Arial MT" w:cs="Arial"/>
                  <w:sz w:val="20"/>
                  <w:szCs w:val="20"/>
                </w:rPr>
                <w:t>RA 1.</w:t>
              </w:r>
            </w:ins>
            <w:ins w:id="13" w:author="ANDRES HUMBERTO OTALORA CARMONA" w:date="2024-02-08T06:56:00Z">
              <w:r w:rsidR="00165BD4">
                <w:rPr>
                  <w:rFonts w:ascii="Arial MT" w:hAnsi="Arial MT" w:cs="Arial"/>
                  <w:sz w:val="20"/>
                  <w:szCs w:val="20"/>
                </w:rPr>
                <w:t>3</w:t>
              </w:r>
            </w:ins>
            <w:ins w:id="14" w:author="ANDRES HUMBERTO OTALORA CARMONA" w:date="2024-02-08T06:40:00Z">
              <w:r w:rsidRPr="00167EFA">
                <w:rPr>
                  <w:rFonts w:ascii="Arial MT" w:hAnsi="Arial MT" w:cs="Arial"/>
                  <w:sz w:val="20"/>
                  <w:szCs w:val="20"/>
                </w:rPr>
                <w:t xml:space="preserve">: </w:t>
              </w:r>
              <w:r>
                <w:rPr>
                  <w:rFonts w:ascii="Arial MT" w:hAnsi="Arial MT" w:cs="Arial"/>
                  <w:sz w:val="20"/>
                  <w:szCs w:val="20"/>
                  <w:lang w:val="es-ES"/>
                </w:rPr>
                <w:t xml:space="preserve">Compre y aplica las generalidades de la metodología BIM y el uso de </w:t>
              </w:r>
            </w:ins>
            <w:ins w:id="15" w:author="ANDRES HUMBERTO OTALORA CARMONA" w:date="2024-02-08T06:53:00Z">
              <w:r w:rsidR="00E21949">
                <w:rPr>
                  <w:rFonts w:ascii="Arial MT" w:hAnsi="Arial MT" w:cs="Arial"/>
                  <w:sz w:val="20"/>
                  <w:szCs w:val="20"/>
                  <w:lang w:val="es-ES"/>
                </w:rPr>
                <w:t>software</w:t>
              </w:r>
            </w:ins>
            <w:ins w:id="16" w:author="ANDRES HUMBERTO OTALORA CARMONA" w:date="2024-02-08T06:40:00Z">
              <w:r>
                <w:rPr>
                  <w:rFonts w:ascii="Arial MT" w:hAnsi="Arial MT" w:cs="Arial"/>
                  <w:sz w:val="20"/>
                  <w:szCs w:val="20"/>
                  <w:lang w:val="es-ES"/>
                </w:rPr>
                <w:t xml:space="preserve"> </w:t>
              </w:r>
            </w:ins>
            <w:ins w:id="17" w:author="ANDRES HUMBERTO OTALORA CARMONA" w:date="2024-02-08T06:53:00Z">
              <w:r w:rsidR="001F1B45">
                <w:rPr>
                  <w:rFonts w:ascii="Arial MT" w:hAnsi="Arial MT" w:cs="Arial"/>
                  <w:sz w:val="20"/>
                  <w:szCs w:val="20"/>
                  <w:lang w:val="es-ES"/>
                </w:rPr>
                <w:t>Revit</w:t>
              </w:r>
            </w:ins>
            <w:ins w:id="18" w:author="ANDRES HUMBERTO OTALORA CARMONA" w:date="2024-02-08T06:40:00Z">
              <w:r>
                <w:rPr>
                  <w:rFonts w:ascii="Arial MT" w:hAnsi="Arial MT" w:cs="Arial"/>
                  <w:sz w:val="20"/>
                  <w:szCs w:val="20"/>
                  <w:lang w:val="es-ES"/>
                </w:rPr>
                <w:t xml:space="preserve"> en proye</w:t>
              </w:r>
            </w:ins>
            <w:ins w:id="19" w:author="ANDRES HUMBERTO OTALORA CARMONA" w:date="2024-02-08T06:41:00Z">
              <w:r>
                <w:rPr>
                  <w:rFonts w:ascii="Arial MT" w:hAnsi="Arial MT" w:cs="Arial"/>
                  <w:sz w:val="20"/>
                  <w:szCs w:val="20"/>
                  <w:lang w:val="es-ES"/>
                </w:rPr>
                <w:t>ctos de ingeniería eléctrica aplicados.</w:t>
              </w:r>
            </w:ins>
          </w:p>
          <w:p w14:paraId="4E170696" w14:textId="77777777" w:rsidR="000C4FF8" w:rsidRDefault="000C4FF8" w:rsidP="00AC608D">
            <w:pPr>
              <w:jc w:val="both"/>
              <w:rPr>
                <w:ins w:id="20" w:author="ANDRES HUMBERTO OTALORA CARMONA" w:date="2024-02-08T06:35:00Z"/>
                <w:rFonts w:ascii="Arial MT" w:hAnsi="Arial MT" w:cs="Arial"/>
                <w:sz w:val="20"/>
                <w:szCs w:val="20"/>
              </w:rPr>
            </w:pPr>
          </w:p>
          <w:p w14:paraId="45D1DDBD" w14:textId="0C51E179" w:rsidR="000C4FF8" w:rsidRDefault="003A3E91" w:rsidP="000C4FF8">
            <w:pPr>
              <w:spacing w:line="256" w:lineRule="auto"/>
              <w:jc w:val="both"/>
              <w:rPr>
                <w:ins w:id="21" w:author="ANDRES HUMBERTO OTALORA CARMONA" w:date="2024-02-08T06:41:00Z"/>
                <w:rFonts w:ascii="Arial MT" w:eastAsia="Calibri" w:hAnsi="Arial MT" w:cs="Arial"/>
                <w:sz w:val="20"/>
                <w:szCs w:val="20"/>
                <w:lang w:val="es-ES"/>
              </w:rPr>
            </w:pPr>
            <w:ins w:id="22" w:author="ANDRES HUMBERTO OTALORA CARMONA" w:date="2024-02-08T06:39:00Z">
              <w:r>
                <w:rPr>
                  <w:rFonts w:ascii="Segoe UI Emoji" w:hAnsi="Segoe UI Emoji"/>
                  <w:sz w:val="18"/>
                </w:rPr>
                <w:t xml:space="preserve">☑ </w:t>
              </w:r>
            </w:ins>
            <w:ins w:id="23" w:author="ANDRES HUMBERTO OTALORA CARMONA" w:date="2024-02-08T06:35:00Z">
              <w:r w:rsidR="000C4FF8" w:rsidRPr="00167EFA">
                <w:rPr>
                  <w:rFonts w:ascii="Arial MT" w:hAnsi="Arial MT" w:cs="Arial"/>
                  <w:sz w:val="20"/>
                  <w:szCs w:val="20"/>
                </w:rPr>
                <w:t>RA 1.4:</w:t>
              </w:r>
              <w:r w:rsidR="000C4FF8" w:rsidRPr="00167EFA">
                <w:rPr>
                  <w:rFonts w:ascii="Arial MT" w:eastAsia="Calibri" w:hAnsi="Arial MT" w:cs="Arial"/>
                  <w:sz w:val="20"/>
                  <w:szCs w:val="20"/>
                  <w:lang w:val="es-ES"/>
                </w:rPr>
                <w:t xml:space="preserve"> Resuelve de manera adecuada problemas y desarrolla procesos relacionados con sistemas de información geográfica.</w:t>
              </w:r>
            </w:ins>
          </w:p>
          <w:p w14:paraId="562D234F" w14:textId="77777777" w:rsidR="00D121E6" w:rsidRDefault="00D121E6" w:rsidP="000C4FF8">
            <w:pPr>
              <w:spacing w:line="256" w:lineRule="auto"/>
              <w:jc w:val="both"/>
              <w:rPr>
                <w:ins w:id="24" w:author="ANDRES HUMBERTO OTALORA CARMONA" w:date="2024-02-08T06:41:00Z"/>
                <w:rFonts w:ascii="Arial MT" w:eastAsia="Calibri" w:hAnsi="Arial MT" w:cs="Arial"/>
                <w:sz w:val="20"/>
                <w:szCs w:val="20"/>
                <w:lang w:val="es-ES"/>
              </w:rPr>
            </w:pPr>
          </w:p>
          <w:p w14:paraId="0BB4AFB1" w14:textId="056852DD" w:rsidR="00D121E6" w:rsidRPr="00167EFA" w:rsidRDefault="00D121E6" w:rsidP="00D121E6">
            <w:pPr>
              <w:spacing w:line="256" w:lineRule="auto"/>
              <w:jc w:val="both"/>
              <w:rPr>
                <w:ins w:id="25" w:author="ANDRES HUMBERTO OTALORA CARMONA" w:date="2024-02-08T06:41:00Z"/>
                <w:rFonts w:ascii="Arial MT" w:eastAsia="Calibri" w:hAnsi="Arial MT" w:cs="Arial"/>
                <w:sz w:val="20"/>
                <w:szCs w:val="20"/>
                <w:lang w:val="es-ES"/>
              </w:rPr>
            </w:pPr>
            <w:ins w:id="26" w:author="ANDRES HUMBERTO OTALORA CARMONA" w:date="2024-02-08T06:41:00Z">
              <w:r>
                <w:rPr>
                  <w:rFonts w:ascii="Segoe UI Emoji" w:hAnsi="Segoe UI Emoji"/>
                  <w:sz w:val="18"/>
                </w:rPr>
                <w:t xml:space="preserve">☑ </w:t>
              </w:r>
              <w:r w:rsidRPr="00167EFA">
                <w:rPr>
                  <w:rFonts w:ascii="Arial MT" w:hAnsi="Arial MT" w:cs="Arial"/>
                  <w:sz w:val="20"/>
                  <w:szCs w:val="20"/>
                </w:rPr>
                <w:t xml:space="preserve">RA </w:t>
              </w:r>
              <w:r>
                <w:rPr>
                  <w:rFonts w:ascii="Arial MT" w:hAnsi="Arial MT" w:cs="Arial"/>
                  <w:sz w:val="20"/>
                  <w:szCs w:val="20"/>
                </w:rPr>
                <w:t>2</w:t>
              </w:r>
              <w:r w:rsidRPr="00167EFA">
                <w:rPr>
                  <w:rFonts w:ascii="Arial MT" w:hAnsi="Arial MT" w:cs="Arial"/>
                  <w:sz w:val="20"/>
                  <w:szCs w:val="20"/>
                </w:rPr>
                <w:t>.</w:t>
              </w:r>
              <w:r>
                <w:rPr>
                  <w:rFonts w:ascii="Arial MT" w:hAnsi="Arial MT" w:cs="Arial"/>
                  <w:sz w:val="20"/>
                  <w:szCs w:val="20"/>
                </w:rPr>
                <w:t>1</w:t>
              </w:r>
              <w:r w:rsidRPr="00167EFA">
                <w:rPr>
                  <w:rFonts w:ascii="Arial MT" w:hAnsi="Arial MT" w:cs="Arial"/>
                  <w:sz w:val="20"/>
                  <w:szCs w:val="20"/>
                </w:rPr>
                <w:t>:</w:t>
              </w:r>
              <w:r w:rsidRPr="00167EFA">
                <w:rPr>
                  <w:rFonts w:ascii="Arial MT" w:eastAsia="Calibri" w:hAnsi="Arial MT" w:cs="Arial"/>
                  <w:sz w:val="20"/>
                  <w:szCs w:val="20"/>
                  <w:lang w:val="es-ES"/>
                </w:rPr>
                <w:t xml:space="preserve"> Resuelve de manera adecuada problemas y desarrolla procesos relacionados con sistemas de información geográfica.</w:t>
              </w:r>
            </w:ins>
          </w:p>
          <w:p w14:paraId="2599B969" w14:textId="77777777" w:rsidR="00D121E6" w:rsidRPr="00167EFA" w:rsidRDefault="00D121E6" w:rsidP="000C4FF8">
            <w:pPr>
              <w:spacing w:line="256" w:lineRule="auto"/>
              <w:jc w:val="both"/>
              <w:rPr>
                <w:ins w:id="27" w:author="ANDRES HUMBERTO OTALORA CARMONA" w:date="2024-02-08T06:35:00Z"/>
                <w:rFonts w:ascii="Arial MT" w:eastAsia="Calibri" w:hAnsi="Arial MT" w:cs="Arial"/>
                <w:sz w:val="20"/>
                <w:szCs w:val="20"/>
                <w:lang w:val="es-ES"/>
              </w:rPr>
            </w:pPr>
          </w:p>
          <w:p w14:paraId="6C997EA2" w14:textId="77777777" w:rsidR="00D121E6" w:rsidRPr="00167EFA" w:rsidRDefault="00D121E6" w:rsidP="00D121E6">
            <w:pPr>
              <w:spacing w:line="256" w:lineRule="auto"/>
              <w:jc w:val="both"/>
              <w:rPr>
                <w:ins w:id="28" w:author="ANDRES HUMBERTO OTALORA CARMONA" w:date="2024-02-08T06:41:00Z"/>
                <w:rFonts w:ascii="Arial MT" w:eastAsia="Calibri" w:hAnsi="Arial MT" w:cs="Arial"/>
                <w:sz w:val="20"/>
                <w:szCs w:val="20"/>
                <w:lang w:val="es-ES"/>
              </w:rPr>
            </w:pPr>
            <w:ins w:id="29" w:author="ANDRES HUMBERTO OTALORA CARMONA" w:date="2024-02-08T06:41:00Z">
              <w:r>
                <w:rPr>
                  <w:rFonts w:ascii="Segoe UI Emoji" w:hAnsi="Segoe UI Emoji"/>
                  <w:sz w:val="18"/>
                </w:rPr>
                <w:t xml:space="preserve">☑ </w:t>
              </w:r>
              <w:r w:rsidRPr="00167EFA">
                <w:rPr>
                  <w:rFonts w:ascii="Arial MT" w:hAnsi="Arial MT" w:cs="Arial"/>
                  <w:sz w:val="20"/>
                  <w:szCs w:val="20"/>
                </w:rPr>
                <w:t>RA 4.1:</w:t>
              </w:r>
              <w:r w:rsidRPr="00167EFA">
                <w:rPr>
                  <w:rFonts w:ascii="Arial MT" w:eastAsia="Calibri" w:hAnsi="Arial MT" w:cs="Arial"/>
                  <w:b/>
                  <w:bCs/>
                  <w:sz w:val="20"/>
                  <w:szCs w:val="20"/>
                </w:rPr>
                <w:t xml:space="preserve"> </w:t>
              </w:r>
              <w:r w:rsidRPr="00167EFA">
                <w:rPr>
                  <w:rFonts w:ascii="Arial MT" w:eastAsia="Calibri" w:hAnsi="Arial MT" w:cs="Arial"/>
                  <w:sz w:val="20"/>
                  <w:szCs w:val="20"/>
                  <w:lang w:val="es-ES"/>
                </w:rPr>
                <w:t>Comunica ideas de forma oral, escrita y gráfica de manera efectiva con una variedad de audiencias.</w:t>
              </w:r>
            </w:ins>
          </w:p>
          <w:p w14:paraId="28BA3EEF" w14:textId="77777777" w:rsidR="00D121E6" w:rsidRPr="000C4FF8" w:rsidRDefault="00D121E6" w:rsidP="00AC608D">
            <w:pPr>
              <w:jc w:val="both"/>
              <w:rPr>
                <w:ins w:id="30" w:author="ANDRES HUMBERTO OTALORA CARMONA" w:date="2024-02-08T06:35:00Z"/>
                <w:rFonts w:ascii="Arial MT" w:hAnsi="Arial MT" w:cs="Arial"/>
                <w:sz w:val="20"/>
                <w:szCs w:val="20"/>
                <w:lang w:val="es-ES"/>
              </w:rPr>
            </w:pPr>
          </w:p>
          <w:p w14:paraId="2EC3F561" w14:textId="41A095C4" w:rsidR="00C86564" w:rsidRDefault="00C86564" w:rsidP="00C86564">
            <w:pPr>
              <w:spacing w:line="256" w:lineRule="auto"/>
              <w:jc w:val="both"/>
              <w:rPr>
                <w:ins w:id="31" w:author="ANDRES HUMBERTO OTALORA CARMONA" w:date="2024-02-08T06:54:00Z"/>
                <w:rFonts w:ascii="Arial MT" w:eastAsia="Calibri" w:hAnsi="Arial MT" w:cs="Arial"/>
                <w:sz w:val="20"/>
                <w:szCs w:val="20"/>
                <w:lang w:val="es-ES"/>
              </w:rPr>
            </w:pPr>
            <w:ins w:id="32" w:author="ANDRES HUMBERTO OTALORA CARMONA" w:date="2024-02-08T06:35:00Z">
              <w:r>
                <w:rPr>
                  <w:rFonts w:ascii="Segoe UI Emoji" w:hAnsi="Segoe UI Emoji"/>
                  <w:sz w:val="18"/>
                </w:rPr>
                <w:t xml:space="preserve">☑ </w:t>
              </w:r>
              <w:r w:rsidRPr="00167EFA">
                <w:rPr>
                  <w:rFonts w:ascii="Arial MT" w:hAnsi="Arial MT" w:cs="Arial"/>
                  <w:sz w:val="20"/>
                  <w:szCs w:val="20"/>
                </w:rPr>
                <w:t xml:space="preserve">RA </w:t>
              </w:r>
            </w:ins>
            <w:ins w:id="33" w:author="ANDRES HUMBERTO OTALORA CARMONA" w:date="2024-02-08T06:54:00Z">
              <w:r w:rsidR="001F1B45">
                <w:rPr>
                  <w:rFonts w:ascii="Arial MT" w:hAnsi="Arial MT" w:cs="Arial"/>
                  <w:sz w:val="20"/>
                  <w:szCs w:val="20"/>
                </w:rPr>
                <w:t>5</w:t>
              </w:r>
            </w:ins>
            <w:ins w:id="34" w:author="ANDRES HUMBERTO OTALORA CARMONA" w:date="2024-02-08T06:35:00Z">
              <w:r w:rsidRPr="00167EFA">
                <w:rPr>
                  <w:rFonts w:ascii="Arial MT" w:hAnsi="Arial MT" w:cs="Arial"/>
                  <w:sz w:val="20"/>
                  <w:szCs w:val="20"/>
                </w:rPr>
                <w:t>.1:</w:t>
              </w:r>
              <w:r w:rsidRPr="00167EFA">
                <w:rPr>
                  <w:rFonts w:ascii="Arial MT" w:eastAsia="Calibri" w:hAnsi="Arial MT" w:cs="Arial"/>
                  <w:b/>
                  <w:bCs/>
                  <w:sz w:val="20"/>
                  <w:szCs w:val="20"/>
                </w:rPr>
                <w:t xml:space="preserve"> </w:t>
              </w:r>
            </w:ins>
            <w:ins w:id="35" w:author="ANDRES HUMBERTO OTALORA CARMONA" w:date="2024-02-08T06:54:00Z">
              <w:r w:rsidR="001F1B45">
                <w:rPr>
                  <w:rFonts w:ascii="Arial MT" w:eastAsia="Calibri" w:hAnsi="Arial MT" w:cs="Arial"/>
                  <w:sz w:val="20"/>
                  <w:szCs w:val="20"/>
                  <w:lang w:val="es-ES"/>
                </w:rPr>
                <w:t xml:space="preserve">Interpreta y analiza </w:t>
              </w:r>
              <w:r w:rsidR="00D62EFD">
                <w:rPr>
                  <w:rFonts w:ascii="Arial MT" w:eastAsia="Calibri" w:hAnsi="Arial MT" w:cs="Arial"/>
                  <w:sz w:val="20"/>
                  <w:szCs w:val="20"/>
                  <w:lang w:val="es-ES"/>
                </w:rPr>
                <w:t>los resultados obtenidos con las herramientas SIG para la solución de problemas aplicados.</w:t>
              </w:r>
            </w:ins>
          </w:p>
          <w:p w14:paraId="5A2C3BD2" w14:textId="77777777" w:rsidR="00D62EFD" w:rsidRDefault="00D62EFD" w:rsidP="00C86564">
            <w:pPr>
              <w:spacing w:line="256" w:lineRule="auto"/>
              <w:jc w:val="both"/>
              <w:rPr>
                <w:ins w:id="36" w:author="ANDRES HUMBERTO OTALORA CARMONA" w:date="2024-02-08T06:54:00Z"/>
                <w:rFonts w:ascii="Arial MT" w:eastAsia="Calibri" w:hAnsi="Arial MT" w:cs="Arial"/>
                <w:sz w:val="20"/>
                <w:szCs w:val="20"/>
                <w:lang w:val="es-ES"/>
              </w:rPr>
            </w:pPr>
          </w:p>
          <w:p w14:paraId="4DEB57E4" w14:textId="78F0FE50" w:rsidR="005048CA" w:rsidRPr="00165BD4" w:rsidRDefault="00D62EFD">
            <w:pPr>
              <w:spacing w:line="256" w:lineRule="auto"/>
              <w:jc w:val="both"/>
              <w:rPr>
                <w:rFonts w:ascii="Arial MT" w:eastAsia="Calibri" w:hAnsi="Arial MT" w:cs="Arial"/>
                <w:sz w:val="20"/>
                <w:szCs w:val="20"/>
                <w:lang w:val="es-ES"/>
              </w:rPr>
              <w:pPrChange w:id="37" w:author="ANDRES HUMBERTO OTALORA CARMONA" w:date="2024-02-08T06:56:00Z">
                <w:pPr>
                  <w:jc w:val="both"/>
                </w:pPr>
              </w:pPrChange>
            </w:pPr>
            <w:ins w:id="38" w:author="ANDRES HUMBERTO OTALORA CARMONA" w:date="2024-02-08T06:54:00Z">
              <w:r>
                <w:rPr>
                  <w:rFonts w:ascii="Segoe UI Emoji" w:hAnsi="Segoe UI Emoji"/>
                  <w:sz w:val="18"/>
                </w:rPr>
                <w:t xml:space="preserve">☑ </w:t>
              </w:r>
              <w:r w:rsidRPr="00167EFA">
                <w:rPr>
                  <w:rFonts w:ascii="Arial MT" w:hAnsi="Arial MT" w:cs="Arial"/>
                  <w:sz w:val="20"/>
                  <w:szCs w:val="20"/>
                </w:rPr>
                <w:t xml:space="preserve">RA </w:t>
              </w:r>
              <w:r>
                <w:rPr>
                  <w:rFonts w:ascii="Arial MT" w:hAnsi="Arial MT" w:cs="Arial"/>
                  <w:sz w:val="20"/>
                  <w:szCs w:val="20"/>
                </w:rPr>
                <w:t>5</w:t>
              </w:r>
              <w:r w:rsidRPr="00167EFA">
                <w:rPr>
                  <w:rFonts w:ascii="Arial MT" w:hAnsi="Arial MT" w:cs="Arial"/>
                  <w:sz w:val="20"/>
                  <w:szCs w:val="20"/>
                </w:rPr>
                <w:t>.</w:t>
              </w:r>
              <w:r>
                <w:rPr>
                  <w:rFonts w:ascii="Arial MT" w:hAnsi="Arial MT" w:cs="Arial"/>
                  <w:sz w:val="20"/>
                  <w:szCs w:val="20"/>
                </w:rPr>
                <w:t>2</w:t>
              </w:r>
              <w:r w:rsidRPr="00167EFA">
                <w:rPr>
                  <w:rFonts w:ascii="Arial MT" w:hAnsi="Arial MT" w:cs="Arial"/>
                  <w:sz w:val="20"/>
                  <w:szCs w:val="20"/>
                </w:rPr>
                <w:t>:</w:t>
              </w:r>
              <w:r w:rsidRPr="00167EFA">
                <w:rPr>
                  <w:rFonts w:ascii="Arial MT" w:eastAsia="Calibri" w:hAnsi="Arial MT" w:cs="Arial"/>
                  <w:b/>
                  <w:bCs/>
                  <w:sz w:val="20"/>
                  <w:szCs w:val="20"/>
                </w:rPr>
                <w:t xml:space="preserve"> </w:t>
              </w:r>
              <w:r>
                <w:rPr>
                  <w:rFonts w:ascii="Arial MT" w:eastAsia="Calibri" w:hAnsi="Arial MT" w:cs="Arial"/>
                  <w:sz w:val="20"/>
                  <w:szCs w:val="20"/>
                  <w:lang w:val="es-ES"/>
                </w:rPr>
                <w:t xml:space="preserve">Conoce y aplica los conceptos generales </w:t>
              </w:r>
            </w:ins>
            <w:ins w:id="39" w:author="ANDRES HUMBERTO OTALORA CARMONA" w:date="2024-02-08T06:55:00Z">
              <w:r w:rsidR="004E682E">
                <w:rPr>
                  <w:rFonts w:ascii="Arial MT" w:eastAsia="Calibri" w:hAnsi="Arial MT" w:cs="Arial"/>
                  <w:sz w:val="20"/>
                  <w:szCs w:val="20"/>
                  <w:lang w:val="es-ES"/>
                </w:rPr>
                <w:t xml:space="preserve">del trabajo colaborativo de los diferentes </w:t>
              </w:r>
              <w:r w:rsidR="004E682E">
                <w:rPr>
                  <w:rFonts w:ascii="Arial MT" w:eastAsia="Calibri" w:hAnsi="Arial MT" w:cs="Arial"/>
                  <w:sz w:val="20"/>
                  <w:szCs w:val="20"/>
                  <w:lang w:val="es-ES"/>
                </w:rPr>
                <w:lastRenderedPageBreak/>
                <w:t>profesionales que intervienen en un proyecto aplicado de ingeniería eléctrica</w:t>
              </w:r>
            </w:ins>
            <w:ins w:id="40" w:author="ANDRES HUMBERTO OTALORA CARMONA" w:date="2024-02-08T06:54:00Z">
              <w:r>
                <w:rPr>
                  <w:rFonts w:ascii="Arial MT" w:eastAsia="Calibri" w:hAnsi="Arial MT" w:cs="Arial"/>
                  <w:sz w:val="20"/>
                  <w:szCs w:val="20"/>
                  <w:lang w:val="es-ES"/>
                </w:rPr>
                <w:t>.</w:t>
              </w:r>
            </w:ins>
          </w:p>
        </w:tc>
      </w:tr>
    </w:tbl>
    <w:p w14:paraId="396D42C9" w14:textId="77777777" w:rsidR="005048CA" w:rsidRDefault="005048CA" w:rsidP="008B4462">
      <w:pPr>
        <w:pStyle w:val="ListParagraph"/>
        <w:spacing w:after="0"/>
        <w:ind w:left="502"/>
        <w:rPr>
          <w:rFonts w:ascii="Arial" w:hAnsi="Arial" w:cs="Arial"/>
          <w:b/>
          <w:sz w:val="20"/>
          <w:szCs w:val="20"/>
        </w:rPr>
      </w:pPr>
    </w:p>
    <w:p w14:paraId="175E106F" w14:textId="77777777" w:rsidR="00B34AA7" w:rsidRPr="00E34412" w:rsidRDefault="00B34AA7" w:rsidP="008B4462">
      <w:pPr>
        <w:pStyle w:val="ListParagraph"/>
        <w:spacing w:after="0"/>
        <w:ind w:left="502"/>
        <w:rPr>
          <w:rFonts w:ascii="Arial" w:hAnsi="Arial" w:cs="Arial"/>
          <w:b/>
          <w:sz w:val="20"/>
          <w:szCs w:val="20"/>
        </w:rPr>
      </w:pPr>
    </w:p>
    <w:p w14:paraId="175E1070" w14:textId="77777777" w:rsidR="008B4462" w:rsidRPr="00E34412" w:rsidRDefault="008B4462" w:rsidP="00B34AA7">
      <w:pPr>
        <w:pStyle w:val="ListParagraph"/>
        <w:numPr>
          <w:ilvl w:val="0"/>
          <w:numId w:val="7"/>
        </w:numPr>
        <w:spacing w:after="0"/>
        <w:ind w:left="567" w:hanging="425"/>
        <w:rPr>
          <w:rFonts w:ascii="Arial" w:hAnsi="Arial" w:cs="Arial"/>
          <w:b/>
          <w:sz w:val="20"/>
          <w:szCs w:val="20"/>
        </w:rPr>
      </w:pPr>
      <w:r w:rsidRPr="00E34412">
        <w:rPr>
          <w:rFonts w:ascii="Arial" w:hAnsi="Arial" w:cs="Arial"/>
          <w:b/>
          <w:sz w:val="20"/>
          <w:szCs w:val="20"/>
        </w:rPr>
        <w:t>CONTENIDO RESUMIDO:</w:t>
      </w:r>
    </w:p>
    <w:tbl>
      <w:tblPr>
        <w:tblStyle w:val="TableGrid"/>
        <w:tblW w:w="0" w:type="auto"/>
        <w:tblInd w:w="137" w:type="dxa"/>
        <w:tblLook w:val="04A0" w:firstRow="1" w:lastRow="0" w:firstColumn="1" w:lastColumn="0" w:noHBand="0" w:noVBand="1"/>
      </w:tblPr>
      <w:tblGrid>
        <w:gridCol w:w="9827"/>
      </w:tblGrid>
      <w:tr w:rsidR="008B4462" w:rsidRPr="00E34412" w14:paraId="175E1087" w14:textId="77777777" w:rsidTr="00145DD2">
        <w:tc>
          <w:tcPr>
            <w:tcW w:w="9827" w:type="dxa"/>
          </w:tcPr>
          <w:p w14:paraId="6D2DC32B" w14:textId="02FB8AB1" w:rsidR="00F84CA1" w:rsidRPr="00E34412" w:rsidRDefault="00F12DAB" w:rsidP="005250DD">
            <w:pPr>
              <w:jc w:val="both"/>
              <w:rPr>
                <w:rFonts w:ascii="Arial" w:hAnsi="Arial" w:cs="Arial"/>
                <w:sz w:val="20"/>
                <w:szCs w:val="20"/>
              </w:rPr>
            </w:pPr>
            <w:r w:rsidRPr="00E34412">
              <w:rPr>
                <w:rFonts w:ascii="Arial" w:hAnsi="Arial" w:cs="Arial"/>
                <w:b/>
                <w:sz w:val="20"/>
                <w:szCs w:val="20"/>
              </w:rPr>
              <w:t xml:space="preserve">Módulo 1: </w:t>
            </w:r>
            <w:r w:rsidR="00AC5281" w:rsidRPr="00E34412">
              <w:rPr>
                <w:rFonts w:ascii="Arial" w:hAnsi="Arial" w:cs="Arial"/>
                <w:b/>
                <w:sz w:val="20"/>
                <w:szCs w:val="20"/>
              </w:rPr>
              <w:t xml:space="preserve">Dibujo </w:t>
            </w:r>
            <w:r w:rsidR="00792A6B" w:rsidRPr="00E34412">
              <w:rPr>
                <w:rFonts w:ascii="Arial" w:hAnsi="Arial" w:cs="Arial"/>
                <w:b/>
                <w:sz w:val="20"/>
                <w:szCs w:val="20"/>
              </w:rPr>
              <w:t>A</w:t>
            </w:r>
            <w:r w:rsidR="00AC5281" w:rsidRPr="00E34412">
              <w:rPr>
                <w:rFonts w:ascii="Arial" w:hAnsi="Arial" w:cs="Arial"/>
                <w:b/>
                <w:sz w:val="20"/>
                <w:szCs w:val="20"/>
              </w:rPr>
              <w:t xml:space="preserve">sistido por </w:t>
            </w:r>
            <w:r w:rsidR="00792A6B" w:rsidRPr="00E34412">
              <w:rPr>
                <w:rFonts w:ascii="Arial" w:hAnsi="Arial" w:cs="Arial"/>
                <w:b/>
                <w:sz w:val="20"/>
                <w:szCs w:val="20"/>
              </w:rPr>
              <w:t>C</w:t>
            </w:r>
            <w:r w:rsidR="00AC5281" w:rsidRPr="00E34412">
              <w:rPr>
                <w:rFonts w:ascii="Arial" w:hAnsi="Arial" w:cs="Arial"/>
                <w:b/>
                <w:sz w:val="20"/>
                <w:szCs w:val="20"/>
              </w:rPr>
              <w:t>omputadora con AutoCAD</w:t>
            </w:r>
            <w:r w:rsidR="005250DD" w:rsidRPr="00E34412">
              <w:rPr>
                <w:rFonts w:ascii="Arial" w:hAnsi="Arial" w:cs="Arial"/>
                <w:b/>
                <w:sz w:val="20"/>
                <w:szCs w:val="20"/>
              </w:rPr>
              <w:t>.</w:t>
            </w:r>
            <w:r w:rsidRPr="00E34412">
              <w:rPr>
                <w:rFonts w:ascii="Arial" w:hAnsi="Arial" w:cs="Arial"/>
                <w:sz w:val="20"/>
                <w:szCs w:val="20"/>
              </w:rPr>
              <w:t xml:space="preserve"> Conceptos básicos. Usos y aplicaciones de AutoCAD. </w:t>
            </w:r>
            <w:r w:rsidR="00AC5281" w:rsidRPr="00E34412">
              <w:rPr>
                <w:rFonts w:ascii="Arial" w:hAnsi="Arial" w:cs="Arial"/>
                <w:sz w:val="20"/>
                <w:szCs w:val="20"/>
              </w:rPr>
              <w:t xml:space="preserve">Entorno gráfico e interfaz de AutoCAD. Comandos básicos. Dibujo de elementos básicos. Presentación de elementos básicos. Achurado y sombreado. Dimensionamiento de elementos. Herramientas de acotado. Rotulado. Herramientas de edición y dibujo en 3D. Creación y estructurado de un plano. Manejo de ventanas de impresión. Capas </w:t>
            </w:r>
            <w:proofErr w:type="spellStart"/>
            <w:r w:rsidR="00AC5281" w:rsidRPr="00E34412">
              <w:rPr>
                <w:rFonts w:ascii="Arial" w:hAnsi="Arial" w:cs="Arial"/>
                <w:sz w:val="20"/>
                <w:szCs w:val="20"/>
              </w:rPr>
              <w:t>Viewports</w:t>
            </w:r>
            <w:proofErr w:type="spellEnd"/>
            <w:r w:rsidR="00AC5281" w:rsidRPr="00E34412">
              <w:rPr>
                <w:rFonts w:ascii="Arial" w:hAnsi="Arial" w:cs="Arial"/>
                <w:sz w:val="20"/>
                <w:szCs w:val="20"/>
              </w:rPr>
              <w:t xml:space="preserve">: manejo de escalas, plantas, perfiles y secciones transversales. </w:t>
            </w:r>
          </w:p>
          <w:p w14:paraId="175E1071" w14:textId="77777777" w:rsidR="008B4462" w:rsidRPr="00E34412" w:rsidRDefault="008B4462" w:rsidP="00F835EB">
            <w:pPr>
              <w:rPr>
                <w:rFonts w:ascii="Arial" w:hAnsi="Arial" w:cs="Arial"/>
                <w:b/>
                <w:sz w:val="20"/>
                <w:szCs w:val="20"/>
              </w:rPr>
            </w:pPr>
          </w:p>
          <w:p w14:paraId="1F3DE881" w14:textId="6892CE72" w:rsidR="00AC5281" w:rsidRPr="00E34412" w:rsidRDefault="00AC5281" w:rsidP="005250DD">
            <w:pPr>
              <w:rPr>
                <w:rFonts w:ascii="Arial" w:hAnsi="Arial" w:cs="Arial"/>
                <w:sz w:val="20"/>
                <w:szCs w:val="20"/>
              </w:rPr>
            </w:pPr>
            <w:r w:rsidRPr="00E34412">
              <w:rPr>
                <w:rFonts w:ascii="Arial" w:hAnsi="Arial" w:cs="Arial"/>
                <w:b/>
                <w:sz w:val="20"/>
                <w:szCs w:val="20"/>
              </w:rPr>
              <w:t>Módulo 2: Sist</w:t>
            </w:r>
            <w:r w:rsidR="005250DD" w:rsidRPr="00E34412">
              <w:rPr>
                <w:rFonts w:ascii="Arial" w:hAnsi="Arial" w:cs="Arial"/>
                <w:b/>
                <w:sz w:val="20"/>
                <w:szCs w:val="20"/>
              </w:rPr>
              <w:t>emas de Información Geográfica con ArcGIS.</w:t>
            </w:r>
            <w:r w:rsidRPr="00E34412">
              <w:rPr>
                <w:rFonts w:ascii="Arial" w:hAnsi="Arial" w:cs="Arial"/>
                <w:b/>
                <w:sz w:val="20"/>
                <w:szCs w:val="20"/>
              </w:rPr>
              <w:t xml:space="preserve"> </w:t>
            </w:r>
            <w:r w:rsidRPr="00E34412">
              <w:rPr>
                <w:rFonts w:ascii="Arial" w:hAnsi="Arial" w:cs="Arial"/>
                <w:sz w:val="20"/>
                <w:szCs w:val="20"/>
              </w:rPr>
              <w:t>Fundamentos de los sistemas de información geográfica. De</w:t>
            </w:r>
            <w:r w:rsidR="00CA5145" w:rsidRPr="00E34412">
              <w:rPr>
                <w:rFonts w:ascii="Arial" w:hAnsi="Arial" w:cs="Arial"/>
                <w:sz w:val="20"/>
                <w:szCs w:val="20"/>
              </w:rPr>
              <w:t xml:space="preserve">finición y edición </w:t>
            </w:r>
            <w:r w:rsidR="005250DD" w:rsidRPr="00E34412">
              <w:rPr>
                <w:rFonts w:ascii="Arial" w:hAnsi="Arial" w:cs="Arial"/>
                <w:sz w:val="20"/>
                <w:szCs w:val="20"/>
              </w:rPr>
              <w:t>de elementos de un SIG</w:t>
            </w:r>
            <w:r w:rsidRPr="00E34412">
              <w:rPr>
                <w:rFonts w:ascii="Arial" w:hAnsi="Arial" w:cs="Arial"/>
                <w:sz w:val="20"/>
                <w:szCs w:val="20"/>
              </w:rPr>
              <w:t>. Digitalización y entrada de entidades. Creación y edición de tablas relacionales. Mapas y cartografía. Elaboración de planos. Imágenes en SIG. Manejo y manipulación.</w:t>
            </w:r>
          </w:p>
          <w:p w14:paraId="46047F1C" w14:textId="358D29D8" w:rsidR="00AC5281" w:rsidRPr="00E34412" w:rsidRDefault="00AC5281" w:rsidP="00AC5281">
            <w:pPr>
              <w:ind w:left="175"/>
              <w:rPr>
                <w:rFonts w:ascii="Arial" w:hAnsi="Arial" w:cs="Arial"/>
                <w:sz w:val="20"/>
                <w:szCs w:val="20"/>
                <w:lang w:val="es-ES"/>
              </w:rPr>
            </w:pPr>
          </w:p>
          <w:p w14:paraId="175E1079" w14:textId="3A97087A" w:rsidR="008B4462" w:rsidRPr="00E34412" w:rsidRDefault="005250DD" w:rsidP="00F835EB">
            <w:pPr>
              <w:rPr>
                <w:rFonts w:ascii="Arial" w:hAnsi="Arial" w:cs="Arial"/>
                <w:b/>
                <w:sz w:val="20"/>
                <w:szCs w:val="20"/>
              </w:rPr>
            </w:pPr>
            <w:r w:rsidRPr="00E34412">
              <w:rPr>
                <w:rFonts w:ascii="Arial" w:hAnsi="Arial" w:cs="Arial"/>
                <w:b/>
                <w:sz w:val="20"/>
                <w:szCs w:val="20"/>
                <w:lang w:val="es-ES"/>
              </w:rPr>
              <w:t>Módulo</w:t>
            </w:r>
            <w:r w:rsidR="00AC5281" w:rsidRPr="00E34412">
              <w:rPr>
                <w:rFonts w:ascii="Arial" w:hAnsi="Arial" w:cs="Arial"/>
                <w:b/>
                <w:sz w:val="20"/>
                <w:szCs w:val="20"/>
                <w:lang w:val="es-ES"/>
              </w:rPr>
              <w:t xml:space="preserve"> 3: M</w:t>
            </w:r>
            <w:r w:rsidR="00792A6B" w:rsidRPr="00E34412">
              <w:rPr>
                <w:rFonts w:ascii="Arial" w:hAnsi="Arial" w:cs="Arial"/>
                <w:b/>
                <w:sz w:val="20"/>
                <w:szCs w:val="20"/>
                <w:lang w:val="es-ES"/>
              </w:rPr>
              <w:t>etodología de M</w:t>
            </w:r>
            <w:r w:rsidRPr="00E34412">
              <w:rPr>
                <w:rFonts w:ascii="Arial" w:hAnsi="Arial" w:cs="Arial"/>
                <w:b/>
                <w:sz w:val="20"/>
                <w:szCs w:val="20"/>
                <w:lang w:val="es-ES"/>
              </w:rPr>
              <w:t xml:space="preserve">odelado de </w:t>
            </w:r>
            <w:r w:rsidR="00792A6B" w:rsidRPr="00E34412">
              <w:rPr>
                <w:rFonts w:ascii="Arial" w:hAnsi="Arial" w:cs="Arial"/>
                <w:b/>
                <w:sz w:val="20"/>
                <w:szCs w:val="20"/>
                <w:lang w:val="es-ES"/>
              </w:rPr>
              <w:t>I</w:t>
            </w:r>
            <w:r w:rsidRPr="00E34412">
              <w:rPr>
                <w:rFonts w:ascii="Arial" w:hAnsi="Arial" w:cs="Arial"/>
                <w:b/>
                <w:sz w:val="20"/>
                <w:szCs w:val="20"/>
                <w:lang w:val="es-ES"/>
              </w:rPr>
              <w:t xml:space="preserve">nformación para la </w:t>
            </w:r>
            <w:r w:rsidR="00792A6B" w:rsidRPr="00E34412">
              <w:rPr>
                <w:rFonts w:ascii="Arial" w:hAnsi="Arial" w:cs="Arial"/>
                <w:b/>
                <w:sz w:val="20"/>
                <w:szCs w:val="20"/>
                <w:lang w:val="es-ES"/>
              </w:rPr>
              <w:t>C</w:t>
            </w:r>
            <w:r w:rsidRPr="00E34412">
              <w:rPr>
                <w:rFonts w:ascii="Arial" w:hAnsi="Arial" w:cs="Arial"/>
                <w:b/>
                <w:sz w:val="20"/>
                <w:szCs w:val="20"/>
                <w:lang w:val="es-ES"/>
              </w:rPr>
              <w:t>onstrucción (BIM) con REVIT</w:t>
            </w:r>
            <w:r w:rsidRPr="00E34412">
              <w:rPr>
                <w:rFonts w:ascii="Arial" w:hAnsi="Arial" w:cs="Arial"/>
                <w:sz w:val="20"/>
                <w:szCs w:val="20"/>
                <w:lang w:val="es-ES"/>
              </w:rPr>
              <w:t xml:space="preserve">. Introducción a los conceptos BIM. Uso de plantillas. Manejo básico del software REVIT. Configuración. Creación de vista de plantas, niveles de fondo, filtros y manipulación de elementos. Control de visualización. Láminas de ploteo. </w:t>
            </w:r>
            <w:proofErr w:type="spellStart"/>
            <w:r w:rsidRPr="00E34412">
              <w:rPr>
                <w:rFonts w:ascii="Arial" w:hAnsi="Arial" w:cs="Arial"/>
                <w:sz w:val="20"/>
                <w:szCs w:val="20"/>
                <w:lang w:val="es-ES"/>
              </w:rPr>
              <w:t>Metrados</w:t>
            </w:r>
            <w:proofErr w:type="spellEnd"/>
            <w:r w:rsidRPr="00E34412">
              <w:rPr>
                <w:rFonts w:ascii="Arial" w:hAnsi="Arial" w:cs="Arial"/>
                <w:sz w:val="20"/>
                <w:szCs w:val="20"/>
                <w:lang w:val="es-ES"/>
              </w:rPr>
              <w:t xml:space="preserve">. Creación de </w:t>
            </w:r>
            <w:proofErr w:type="spellStart"/>
            <w:r w:rsidRPr="00E34412">
              <w:rPr>
                <w:rFonts w:ascii="Arial" w:hAnsi="Arial" w:cs="Arial"/>
                <w:sz w:val="20"/>
                <w:szCs w:val="20"/>
                <w:lang w:val="es-ES"/>
              </w:rPr>
              <w:t>WorkSets</w:t>
            </w:r>
            <w:proofErr w:type="spellEnd"/>
            <w:r w:rsidRPr="00E34412">
              <w:rPr>
                <w:rFonts w:ascii="Arial" w:hAnsi="Arial" w:cs="Arial"/>
                <w:sz w:val="20"/>
                <w:szCs w:val="20"/>
                <w:lang w:val="es-ES"/>
              </w:rPr>
              <w:t xml:space="preserve">. Creación de un archivo local y </w:t>
            </w:r>
            <w:proofErr w:type="spellStart"/>
            <w:r w:rsidRPr="00E34412">
              <w:rPr>
                <w:rFonts w:ascii="Arial" w:hAnsi="Arial" w:cs="Arial"/>
                <w:sz w:val="20"/>
                <w:szCs w:val="20"/>
                <w:lang w:val="es-ES"/>
              </w:rPr>
              <w:t>Relinquish</w:t>
            </w:r>
            <w:proofErr w:type="spellEnd"/>
            <w:r w:rsidRPr="00E34412">
              <w:rPr>
                <w:rFonts w:ascii="Arial" w:hAnsi="Arial" w:cs="Arial"/>
                <w:sz w:val="20"/>
                <w:szCs w:val="20"/>
                <w:lang w:val="es-ES"/>
              </w:rPr>
              <w:t xml:space="preserve"> </w:t>
            </w:r>
            <w:proofErr w:type="spellStart"/>
            <w:r w:rsidRPr="00E34412">
              <w:rPr>
                <w:rFonts w:ascii="Arial" w:hAnsi="Arial" w:cs="Arial"/>
                <w:sz w:val="20"/>
                <w:szCs w:val="20"/>
                <w:lang w:val="es-ES"/>
              </w:rPr>
              <w:t>all</w:t>
            </w:r>
            <w:proofErr w:type="spellEnd"/>
            <w:r w:rsidRPr="00E34412">
              <w:rPr>
                <w:rFonts w:ascii="Arial" w:hAnsi="Arial" w:cs="Arial"/>
                <w:sz w:val="20"/>
                <w:szCs w:val="20"/>
                <w:lang w:val="es-ES"/>
              </w:rPr>
              <w:t xml:space="preserve"> mine. Introducción a Revit familias. Creación de perfiles y Concepto de familias Revit. Creación de planos de trabajo. Convertir líneas en símbolos y Controles de visibilidad. </w:t>
            </w:r>
          </w:p>
          <w:p w14:paraId="175E1086" w14:textId="77777777" w:rsidR="008B4462" w:rsidRPr="00E34412" w:rsidRDefault="008B4462" w:rsidP="00F835EB">
            <w:pPr>
              <w:rPr>
                <w:rFonts w:ascii="Arial" w:hAnsi="Arial" w:cs="Arial"/>
                <w:b/>
                <w:sz w:val="20"/>
                <w:szCs w:val="20"/>
              </w:rPr>
            </w:pPr>
          </w:p>
        </w:tc>
      </w:tr>
    </w:tbl>
    <w:p w14:paraId="7DEA2750" w14:textId="1AF334C8" w:rsidR="00F84CA1" w:rsidRPr="00E34412" w:rsidRDefault="00F84CA1" w:rsidP="00F84CA1">
      <w:pPr>
        <w:pStyle w:val="ListParagraph"/>
        <w:spacing w:after="0"/>
        <w:ind w:left="567"/>
        <w:jc w:val="both"/>
        <w:rPr>
          <w:rFonts w:ascii="Arial" w:hAnsi="Arial" w:cs="Arial"/>
          <w:b/>
          <w:sz w:val="20"/>
          <w:szCs w:val="20"/>
        </w:rPr>
      </w:pPr>
    </w:p>
    <w:p w14:paraId="7F3C94ED" w14:textId="77777777" w:rsidR="00F84CA1" w:rsidRPr="00E34412" w:rsidRDefault="00F84CA1" w:rsidP="00F84CA1">
      <w:pPr>
        <w:pStyle w:val="ListParagraph"/>
        <w:spacing w:after="0"/>
        <w:ind w:left="567"/>
        <w:jc w:val="both"/>
        <w:rPr>
          <w:rFonts w:ascii="Arial" w:hAnsi="Arial" w:cs="Arial"/>
          <w:b/>
          <w:sz w:val="20"/>
          <w:szCs w:val="20"/>
        </w:rPr>
      </w:pPr>
    </w:p>
    <w:p w14:paraId="175E108A" w14:textId="391F3968" w:rsidR="008B4462" w:rsidRPr="00E34412" w:rsidRDefault="0045259F" w:rsidP="008019EB">
      <w:pPr>
        <w:pStyle w:val="ListParagraph"/>
        <w:numPr>
          <w:ilvl w:val="0"/>
          <w:numId w:val="7"/>
        </w:numPr>
        <w:spacing w:after="0"/>
        <w:ind w:left="567" w:hanging="425"/>
        <w:jc w:val="both"/>
        <w:rPr>
          <w:rFonts w:ascii="Arial" w:hAnsi="Arial" w:cs="Arial"/>
          <w:b/>
          <w:sz w:val="20"/>
          <w:szCs w:val="20"/>
        </w:rPr>
      </w:pPr>
      <w:r w:rsidRPr="00E34412">
        <w:rPr>
          <w:rFonts w:ascii="Arial" w:hAnsi="Arial" w:cs="Arial"/>
          <w:b/>
          <w:sz w:val="20"/>
          <w:szCs w:val="20"/>
        </w:rPr>
        <w:t xml:space="preserve">PROGRAMACIÓN </w:t>
      </w:r>
      <w:r w:rsidR="008B4462" w:rsidRPr="00E34412">
        <w:rPr>
          <w:rFonts w:ascii="Arial" w:hAnsi="Arial" w:cs="Arial"/>
          <w:b/>
          <w:sz w:val="20"/>
          <w:szCs w:val="20"/>
        </w:rPr>
        <w:t>DETALLAD</w:t>
      </w:r>
      <w:r w:rsidRPr="00E34412">
        <w:rPr>
          <w:rFonts w:ascii="Arial" w:hAnsi="Arial" w:cs="Arial"/>
          <w:b/>
          <w:sz w:val="20"/>
          <w:szCs w:val="20"/>
        </w:rPr>
        <w:t>A</w:t>
      </w:r>
      <w:r w:rsidR="008B4462" w:rsidRPr="00E34412">
        <w:rPr>
          <w:rFonts w:ascii="Arial" w:hAnsi="Arial" w:cs="Arial"/>
          <w:b/>
          <w:sz w:val="20"/>
          <w:szCs w:val="20"/>
        </w:rPr>
        <w:t xml:space="preserve"> (Incluir los </w:t>
      </w:r>
      <w:r w:rsidR="00852E20" w:rsidRPr="00E34412">
        <w:rPr>
          <w:rFonts w:ascii="Arial" w:hAnsi="Arial" w:cs="Arial"/>
          <w:b/>
          <w:sz w:val="20"/>
          <w:szCs w:val="20"/>
        </w:rPr>
        <w:t>objetivos específicos</w:t>
      </w:r>
      <w:r w:rsidR="005C474A" w:rsidRPr="00E34412">
        <w:rPr>
          <w:rFonts w:ascii="Arial" w:hAnsi="Arial" w:cs="Arial"/>
          <w:b/>
          <w:sz w:val="20"/>
          <w:szCs w:val="20"/>
        </w:rPr>
        <w:t xml:space="preserve"> por unidad o tema</w:t>
      </w:r>
      <w:r w:rsidR="00C82226" w:rsidRPr="00E34412">
        <w:rPr>
          <w:rFonts w:ascii="Arial" w:hAnsi="Arial" w:cs="Arial"/>
          <w:b/>
          <w:sz w:val="20"/>
          <w:szCs w:val="20"/>
        </w:rPr>
        <w:t xml:space="preserve"> y los contenidos correspondientes</w:t>
      </w:r>
      <w:r w:rsidR="00843043" w:rsidRPr="00E34412">
        <w:rPr>
          <w:rFonts w:ascii="Arial" w:hAnsi="Arial" w:cs="Arial"/>
          <w:b/>
          <w:sz w:val="20"/>
          <w:szCs w:val="20"/>
        </w:rPr>
        <w:t>)</w:t>
      </w:r>
      <w:r w:rsidR="008B4462" w:rsidRPr="00E34412">
        <w:rPr>
          <w:rFonts w:ascii="Arial" w:hAnsi="Arial" w:cs="Arial"/>
          <w:b/>
          <w:sz w:val="20"/>
          <w:szCs w:val="20"/>
        </w:rPr>
        <w:t>:</w:t>
      </w:r>
    </w:p>
    <w:tbl>
      <w:tblPr>
        <w:tblStyle w:val="TableGrid"/>
        <w:tblW w:w="0" w:type="auto"/>
        <w:tblInd w:w="137" w:type="dxa"/>
        <w:tblLook w:val="04A0" w:firstRow="1" w:lastRow="0" w:firstColumn="1" w:lastColumn="0" w:noHBand="0" w:noVBand="1"/>
      </w:tblPr>
      <w:tblGrid>
        <w:gridCol w:w="9827"/>
      </w:tblGrid>
      <w:tr w:rsidR="00E34412" w:rsidRPr="00E34412" w14:paraId="175E10BA" w14:textId="77777777" w:rsidTr="0030486D">
        <w:tc>
          <w:tcPr>
            <w:tcW w:w="9827" w:type="dxa"/>
          </w:tcPr>
          <w:p w14:paraId="5EC2BAA6" w14:textId="631B7DCC" w:rsidR="00FF7A8A" w:rsidRPr="00E34412" w:rsidRDefault="00E40451" w:rsidP="00D23345">
            <w:pPr>
              <w:tabs>
                <w:tab w:val="left" w:pos="8490"/>
              </w:tabs>
              <w:rPr>
                <w:rFonts w:ascii="Arial" w:hAnsi="Arial" w:cs="Arial"/>
                <w:b/>
                <w:sz w:val="20"/>
                <w:szCs w:val="20"/>
              </w:rPr>
            </w:pPr>
            <w:r w:rsidRPr="00E34412">
              <w:rPr>
                <w:rFonts w:ascii="Arial" w:hAnsi="Arial" w:cs="Arial"/>
                <w:b/>
                <w:sz w:val="20"/>
                <w:szCs w:val="20"/>
              </w:rPr>
              <w:t xml:space="preserve">Módulo 1: Dibujo asistido por computadora </w:t>
            </w:r>
            <w:del w:id="41" w:author="ANDRES HUMBERTO OTALORA CARMONA" w:date="2024-02-09T10:58:00Z">
              <w:r w:rsidRPr="00E34412" w:rsidDel="00E313CA">
                <w:rPr>
                  <w:rFonts w:ascii="Arial" w:hAnsi="Arial" w:cs="Arial"/>
                  <w:b/>
                  <w:sz w:val="20"/>
                  <w:szCs w:val="20"/>
                </w:rPr>
                <w:delText xml:space="preserve">con </w:delText>
              </w:r>
              <w:commentRangeStart w:id="42"/>
              <w:r w:rsidRPr="00E34412" w:rsidDel="00E313CA">
                <w:rPr>
                  <w:rFonts w:ascii="Arial" w:hAnsi="Arial" w:cs="Arial"/>
                  <w:b/>
                  <w:sz w:val="20"/>
                  <w:szCs w:val="20"/>
                </w:rPr>
                <w:delText>AutoCAD</w:delText>
              </w:r>
            </w:del>
            <w:commentRangeEnd w:id="42"/>
            <w:r w:rsidR="00DA47F0">
              <w:rPr>
                <w:rStyle w:val="CommentReference"/>
              </w:rPr>
              <w:commentReference w:id="42"/>
            </w:r>
          </w:p>
          <w:p w14:paraId="43EA4C2C" w14:textId="77777777" w:rsidR="007638C0" w:rsidRPr="00E34412" w:rsidRDefault="007638C0" w:rsidP="00D23345">
            <w:pPr>
              <w:tabs>
                <w:tab w:val="left" w:pos="8490"/>
              </w:tabs>
              <w:rPr>
                <w:rFonts w:ascii="Arial" w:hAnsi="Arial" w:cs="Arial"/>
                <w:b/>
                <w:sz w:val="20"/>
                <w:szCs w:val="20"/>
              </w:rPr>
            </w:pPr>
          </w:p>
          <w:p w14:paraId="5B9FD145" w14:textId="24301D8B" w:rsidR="00D23345" w:rsidRPr="00E34412" w:rsidRDefault="00D23345" w:rsidP="00BA3B4C">
            <w:pPr>
              <w:tabs>
                <w:tab w:val="left" w:pos="8490"/>
              </w:tabs>
              <w:ind w:left="883" w:hanging="425"/>
              <w:rPr>
                <w:rFonts w:ascii="Arial" w:hAnsi="Arial" w:cs="Arial"/>
                <w:sz w:val="20"/>
                <w:szCs w:val="20"/>
                <w:lang w:val="es-419"/>
              </w:rPr>
            </w:pPr>
            <w:r w:rsidRPr="00E34412">
              <w:rPr>
                <w:rFonts w:ascii="Arial" w:hAnsi="Arial" w:cs="Arial"/>
                <w:b/>
                <w:sz w:val="20"/>
                <w:szCs w:val="20"/>
                <w:lang w:val="es-419"/>
              </w:rPr>
              <w:t>1.</w:t>
            </w:r>
            <w:r w:rsidR="007638C0" w:rsidRPr="00E34412">
              <w:rPr>
                <w:rFonts w:ascii="Arial" w:hAnsi="Arial" w:cs="Arial"/>
                <w:b/>
                <w:sz w:val="20"/>
                <w:szCs w:val="20"/>
                <w:lang w:val="es-419"/>
              </w:rPr>
              <w:t>1.</w:t>
            </w:r>
            <w:r w:rsidRPr="00E34412">
              <w:rPr>
                <w:rFonts w:ascii="Arial" w:hAnsi="Arial" w:cs="Arial"/>
                <w:b/>
                <w:sz w:val="20"/>
                <w:szCs w:val="20"/>
                <w:lang w:val="es-419"/>
              </w:rPr>
              <w:t xml:space="preserve"> </w:t>
            </w:r>
            <w:r w:rsidR="00FF7A8A" w:rsidRPr="00E34412">
              <w:rPr>
                <w:rFonts w:ascii="Arial" w:hAnsi="Arial" w:cs="Arial"/>
                <w:b/>
                <w:sz w:val="20"/>
                <w:szCs w:val="20"/>
                <w:lang w:val="es-419"/>
              </w:rPr>
              <w:t xml:space="preserve">Conceptos básicos de </w:t>
            </w:r>
            <w:ins w:id="43" w:author="ANDRES HUMBERTO OTALORA CARMONA" w:date="2024-02-09T10:59:00Z">
              <w:r w:rsidR="00DC7470">
                <w:rPr>
                  <w:rFonts w:ascii="Arial" w:hAnsi="Arial" w:cs="Arial"/>
                  <w:b/>
                  <w:sz w:val="20"/>
                  <w:szCs w:val="20"/>
                  <w:lang w:val="es-419"/>
                </w:rPr>
                <w:t>Di</w:t>
              </w:r>
              <w:r w:rsidR="00C65075">
                <w:rPr>
                  <w:rFonts w:ascii="Arial" w:hAnsi="Arial" w:cs="Arial"/>
                  <w:b/>
                  <w:sz w:val="20"/>
                  <w:szCs w:val="20"/>
                  <w:lang w:val="es-419"/>
                </w:rPr>
                <w:t>seño</w:t>
              </w:r>
              <w:r w:rsidR="00DC7470">
                <w:rPr>
                  <w:rFonts w:ascii="Arial" w:hAnsi="Arial" w:cs="Arial"/>
                  <w:b/>
                  <w:sz w:val="20"/>
                  <w:szCs w:val="20"/>
                  <w:lang w:val="es-419"/>
                </w:rPr>
                <w:t xml:space="preserve"> Asistido por Computador </w:t>
              </w:r>
            </w:ins>
            <w:del w:id="44" w:author="ANDRES HUMBERTO OTALORA CARMONA" w:date="2024-02-09T10:59:00Z">
              <w:r w:rsidR="00FF7A8A" w:rsidRPr="00E34412" w:rsidDel="00DC7470">
                <w:rPr>
                  <w:rFonts w:ascii="Arial" w:hAnsi="Arial" w:cs="Arial"/>
                  <w:b/>
                  <w:sz w:val="20"/>
                  <w:szCs w:val="20"/>
                  <w:lang w:val="es-419"/>
                </w:rPr>
                <w:delText>Auto</w:delText>
              </w:r>
            </w:del>
            <w:r w:rsidR="00FF7A8A" w:rsidRPr="00E34412">
              <w:rPr>
                <w:rFonts w:ascii="Arial" w:hAnsi="Arial" w:cs="Arial"/>
                <w:b/>
                <w:sz w:val="20"/>
                <w:szCs w:val="20"/>
                <w:lang w:val="es-419"/>
              </w:rPr>
              <w:t>CAD</w:t>
            </w:r>
            <w:r w:rsidRPr="00E34412">
              <w:rPr>
                <w:rFonts w:ascii="Arial" w:hAnsi="Arial" w:cs="Arial"/>
                <w:sz w:val="20"/>
                <w:szCs w:val="20"/>
                <w:lang w:val="es-419"/>
              </w:rPr>
              <w:t xml:space="preserve"> (4,5</w:t>
            </w:r>
            <w:r w:rsidR="007638C0" w:rsidRPr="00E34412">
              <w:rPr>
                <w:rFonts w:ascii="Arial" w:hAnsi="Arial" w:cs="Arial"/>
                <w:sz w:val="20"/>
                <w:szCs w:val="20"/>
                <w:lang w:val="es-419"/>
              </w:rPr>
              <w:t xml:space="preserve"> h</w:t>
            </w:r>
            <w:r w:rsidRPr="00E34412">
              <w:rPr>
                <w:rFonts w:ascii="Arial" w:hAnsi="Arial" w:cs="Arial"/>
                <w:sz w:val="20"/>
                <w:szCs w:val="20"/>
                <w:lang w:val="es-419"/>
              </w:rPr>
              <w:t>)</w:t>
            </w:r>
            <w:r w:rsidR="007638C0" w:rsidRPr="00E34412">
              <w:rPr>
                <w:rFonts w:ascii="Arial" w:hAnsi="Arial" w:cs="Arial"/>
                <w:sz w:val="20"/>
                <w:szCs w:val="20"/>
                <w:lang w:val="es-419"/>
              </w:rPr>
              <w:t xml:space="preserve">: </w:t>
            </w:r>
            <w:r w:rsidR="00F12DAB" w:rsidRPr="00E34412">
              <w:rPr>
                <w:rFonts w:ascii="Arial" w:hAnsi="Arial" w:cs="Arial"/>
                <w:sz w:val="20"/>
                <w:szCs w:val="20"/>
                <w:lang w:val="es-419"/>
              </w:rPr>
              <w:t>Usos y aplicaciones</w:t>
            </w:r>
            <w:r w:rsidRPr="00E34412">
              <w:rPr>
                <w:rFonts w:ascii="Arial" w:hAnsi="Arial" w:cs="Arial"/>
                <w:sz w:val="20"/>
                <w:szCs w:val="20"/>
                <w:lang w:val="es-419"/>
              </w:rPr>
              <w:t xml:space="preserve"> </w:t>
            </w:r>
            <w:del w:id="45" w:author="ANDRES HUMBERTO OTALORA CARMONA" w:date="2024-02-09T10:58:00Z">
              <w:r w:rsidRPr="00E34412" w:rsidDel="00E313CA">
                <w:rPr>
                  <w:rFonts w:ascii="Arial" w:hAnsi="Arial" w:cs="Arial"/>
                  <w:sz w:val="20"/>
                  <w:szCs w:val="20"/>
                  <w:lang w:val="es-419"/>
                </w:rPr>
                <w:delText>del Auto</w:delText>
              </w:r>
              <w:r w:rsidR="00F12DAB" w:rsidRPr="00E34412" w:rsidDel="00E313CA">
                <w:rPr>
                  <w:rFonts w:ascii="Arial" w:hAnsi="Arial" w:cs="Arial"/>
                  <w:sz w:val="20"/>
                  <w:szCs w:val="20"/>
                  <w:lang w:val="es-419"/>
                </w:rPr>
                <w:delText>CAD</w:delText>
              </w:r>
            </w:del>
            <w:ins w:id="46" w:author="ANDRES HUMBERTO OTALORA CARMONA" w:date="2024-02-09T10:58:00Z">
              <w:r w:rsidR="00E313CA">
                <w:rPr>
                  <w:rFonts w:ascii="Arial" w:hAnsi="Arial" w:cs="Arial"/>
                  <w:sz w:val="20"/>
                  <w:szCs w:val="20"/>
                  <w:lang w:val="es-419"/>
                </w:rPr>
                <w:t xml:space="preserve"> de herramientas computacio</w:t>
              </w:r>
              <w:r w:rsidR="00F64810">
                <w:rPr>
                  <w:rFonts w:ascii="Arial" w:hAnsi="Arial" w:cs="Arial"/>
                  <w:sz w:val="20"/>
                  <w:szCs w:val="20"/>
                  <w:lang w:val="es-419"/>
                </w:rPr>
                <w:t>nal</w:t>
              </w:r>
              <w:r w:rsidR="00E313CA">
                <w:rPr>
                  <w:rFonts w:ascii="Arial" w:hAnsi="Arial" w:cs="Arial"/>
                  <w:sz w:val="20"/>
                  <w:szCs w:val="20"/>
                  <w:lang w:val="es-419"/>
                </w:rPr>
                <w:t>es</w:t>
              </w:r>
            </w:ins>
            <w:r w:rsidR="007638C0" w:rsidRPr="00E34412">
              <w:rPr>
                <w:rFonts w:ascii="Arial" w:hAnsi="Arial" w:cs="Arial"/>
                <w:sz w:val="20"/>
                <w:szCs w:val="20"/>
                <w:lang w:val="es-419"/>
              </w:rPr>
              <w:t>.</w:t>
            </w:r>
            <w:del w:id="47" w:author="ANDRES HUMBERTO OTALORA CARMONA" w:date="2024-02-09T10:58:00Z">
              <w:r w:rsidR="007638C0" w:rsidRPr="00E34412" w:rsidDel="00E313CA">
                <w:rPr>
                  <w:rFonts w:ascii="Arial" w:hAnsi="Arial" w:cs="Arial"/>
                  <w:sz w:val="20"/>
                  <w:szCs w:val="20"/>
                  <w:lang w:val="es-419"/>
                </w:rPr>
                <w:delText xml:space="preserve"> </w:delText>
              </w:r>
              <w:r w:rsidRPr="00E34412" w:rsidDel="00E313CA">
                <w:rPr>
                  <w:rFonts w:ascii="Arial" w:hAnsi="Arial" w:cs="Arial"/>
                  <w:sz w:val="20"/>
                  <w:szCs w:val="20"/>
                  <w:lang w:val="es-419"/>
                </w:rPr>
                <w:delText>Pantalla de A</w:delText>
              </w:r>
              <w:r w:rsidR="00F12DAB" w:rsidRPr="00E34412" w:rsidDel="00E313CA">
                <w:rPr>
                  <w:rFonts w:ascii="Arial" w:hAnsi="Arial" w:cs="Arial"/>
                  <w:sz w:val="20"/>
                  <w:szCs w:val="20"/>
                  <w:lang w:val="es-419"/>
                </w:rPr>
                <w:delText>uto</w:delText>
              </w:r>
              <w:r w:rsidR="007638C0" w:rsidRPr="00E34412" w:rsidDel="00E313CA">
                <w:rPr>
                  <w:rFonts w:ascii="Arial" w:hAnsi="Arial" w:cs="Arial"/>
                  <w:sz w:val="20"/>
                  <w:szCs w:val="20"/>
                  <w:lang w:val="es-419"/>
                </w:rPr>
                <w:delText>CAD</w:delText>
              </w:r>
            </w:del>
            <w:r w:rsidR="007638C0" w:rsidRPr="00E34412">
              <w:rPr>
                <w:rFonts w:ascii="Arial" w:hAnsi="Arial" w:cs="Arial"/>
                <w:sz w:val="20"/>
                <w:szCs w:val="20"/>
                <w:lang w:val="es-419"/>
              </w:rPr>
              <w:t xml:space="preserve">. Barra de menús. </w:t>
            </w:r>
            <w:r w:rsidRPr="00E34412">
              <w:rPr>
                <w:rFonts w:ascii="Arial" w:hAnsi="Arial" w:cs="Arial"/>
                <w:sz w:val="20"/>
                <w:szCs w:val="20"/>
                <w:lang w:val="es-419"/>
              </w:rPr>
              <w:t xml:space="preserve">Comandos LINE, GRID y SNAP </w:t>
            </w:r>
          </w:p>
          <w:p w14:paraId="3D88E3D5" w14:textId="77777777" w:rsidR="00FF7A8A" w:rsidRPr="00E34412" w:rsidRDefault="00FF7A8A" w:rsidP="00BA3B4C">
            <w:pPr>
              <w:tabs>
                <w:tab w:val="left" w:pos="8490"/>
              </w:tabs>
              <w:ind w:left="883" w:hanging="425"/>
              <w:rPr>
                <w:rFonts w:ascii="Arial" w:hAnsi="Arial" w:cs="Arial"/>
                <w:sz w:val="20"/>
                <w:szCs w:val="20"/>
                <w:lang w:val="es-419"/>
              </w:rPr>
            </w:pPr>
          </w:p>
          <w:p w14:paraId="4333200B" w14:textId="1EB8D031" w:rsidR="00D23345" w:rsidRPr="00E34412" w:rsidRDefault="00D23345" w:rsidP="0015191E">
            <w:pPr>
              <w:tabs>
                <w:tab w:val="left" w:pos="8490"/>
              </w:tabs>
              <w:ind w:left="883" w:hanging="425"/>
              <w:jc w:val="both"/>
              <w:rPr>
                <w:rFonts w:ascii="Arial" w:hAnsi="Arial" w:cs="Arial"/>
                <w:i/>
                <w:sz w:val="20"/>
                <w:szCs w:val="20"/>
                <w:lang w:val="es-419"/>
              </w:rPr>
            </w:pPr>
            <w:r w:rsidRPr="00E34412">
              <w:rPr>
                <w:rFonts w:ascii="Arial" w:hAnsi="Arial" w:cs="Arial"/>
                <w:b/>
                <w:i/>
                <w:sz w:val="20"/>
                <w:szCs w:val="20"/>
                <w:lang w:val="es-419"/>
              </w:rPr>
              <w:t>Objetivo</w:t>
            </w:r>
            <w:r w:rsidR="00BA3B4C" w:rsidRPr="00E34412">
              <w:rPr>
                <w:rFonts w:ascii="Arial" w:hAnsi="Arial" w:cs="Arial"/>
                <w:b/>
                <w:i/>
                <w:sz w:val="20"/>
                <w:szCs w:val="20"/>
                <w:lang w:val="es-419"/>
              </w:rPr>
              <w:t xml:space="preserve"> específico</w:t>
            </w:r>
            <w:r w:rsidRPr="00E34412">
              <w:rPr>
                <w:rFonts w:ascii="Arial" w:hAnsi="Arial" w:cs="Arial"/>
                <w:b/>
                <w:i/>
                <w:sz w:val="20"/>
                <w:szCs w:val="20"/>
                <w:lang w:val="es-419"/>
              </w:rPr>
              <w:t>:</w:t>
            </w:r>
            <w:r w:rsidRPr="00E34412">
              <w:rPr>
                <w:rFonts w:ascii="Arial" w:hAnsi="Arial" w:cs="Arial"/>
                <w:i/>
                <w:sz w:val="20"/>
                <w:szCs w:val="20"/>
                <w:lang w:val="es-419"/>
              </w:rPr>
              <w:t xml:space="preserve"> </w:t>
            </w:r>
            <w:r w:rsidR="00FF7A8A" w:rsidRPr="00E34412">
              <w:rPr>
                <w:rFonts w:ascii="Arial" w:hAnsi="Arial" w:cs="Arial"/>
                <w:i/>
                <w:sz w:val="20"/>
                <w:szCs w:val="20"/>
                <w:lang w:val="es-419"/>
              </w:rPr>
              <w:t xml:space="preserve"> </w:t>
            </w:r>
            <w:r w:rsidR="00BC5419" w:rsidRPr="00E34412">
              <w:rPr>
                <w:rFonts w:ascii="Arial" w:hAnsi="Arial" w:cs="Arial"/>
                <w:i/>
                <w:sz w:val="20"/>
                <w:szCs w:val="20"/>
                <w:lang w:val="es-419"/>
              </w:rPr>
              <w:t>Al finalizar esta unidad el estudiante</w:t>
            </w:r>
            <w:r w:rsidRPr="00E34412">
              <w:rPr>
                <w:rFonts w:ascii="Arial" w:hAnsi="Arial" w:cs="Arial"/>
                <w:i/>
                <w:sz w:val="20"/>
                <w:szCs w:val="20"/>
                <w:lang w:val="es-419"/>
              </w:rPr>
              <w:t xml:space="preserve">: </w:t>
            </w:r>
            <w:r w:rsidR="009132A9" w:rsidRPr="00E34412">
              <w:rPr>
                <w:rFonts w:ascii="Arial" w:hAnsi="Arial" w:cs="Arial"/>
                <w:i/>
                <w:sz w:val="20"/>
                <w:szCs w:val="20"/>
                <w:lang w:val="es-419"/>
              </w:rPr>
              <w:t>Realiza ejercicios de práctica en los que demuestra que puede iniciar un dibujo nuevo</w:t>
            </w:r>
            <w:r w:rsidR="00BC5419" w:rsidRPr="00E34412">
              <w:rPr>
                <w:rFonts w:ascii="Arial" w:hAnsi="Arial" w:cs="Arial"/>
                <w:i/>
                <w:sz w:val="20"/>
                <w:szCs w:val="20"/>
                <w:lang w:val="es-419"/>
              </w:rPr>
              <w:t>, realizar configuraciones básicas</w:t>
            </w:r>
            <w:r w:rsidR="009132A9" w:rsidRPr="00E34412">
              <w:rPr>
                <w:rFonts w:ascii="Arial" w:hAnsi="Arial" w:cs="Arial"/>
                <w:i/>
                <w:sz w:val="20"/>
                <w:szCs w:val="20"/>
                <w:lang w:val="es-419"/>
              </w:rPr>
              <w:t>, identificar comandos y utilizar cuadros de</w:t>
            </w:r>
            <w:r w:rsidR="00BC5419" w:rsidRPr="00E34412">
              <w:rPr>
                <w:rFonts w:ascii="Arial" w:hAnsi="Arial" w:cs="Arial"/>
                <w:i/>
                <w:sz w:val="20"/>
                <w:szCs w:val="20"/>
                <w:lang w:val="es-419"/>
              </w:rPr>
              <w:t xml:space="preserve"> diálogo en </w:t>
            </w:r>
            <w:del w:id="48" w:author="ANDRES HUMBERTO OTALORA CARMONA" w:date="2024-02-09T11:00:00Z">
              <w:r w:rsidR="00BC5419" w:rsidRPr="00E34412" w:rsidDel="00593BFD">
                <w:rPr>
                  <w:rFonts w:ascii="Arial" w:hAnsi="Arial" w:cs="Arial"/>
                  <w:i/>
                  <w:sz w:val="20"/>
                  <w:szCs w:val="20"/>
                  <w:lang w:val="es-419"/>
                </w:rPr>
                <w:delText>Auto</w:delText>
              </w:r>
            </w:del>
            <w:r w:rsidR="00BC5419" w:rsidRPr="00E34412">
              <w:rPr>
                <w:rFonts w:ascii="Arial" w:hAnsi="Arial" w:cs="Arial"/>
                <w:i/>
                <w:sz w:val="20"/>
                <w:szCs w:val="20"/>
                <w:lang w:val="es-419"/>
              </w:rPr>
              <w:t xml:space="preserve">CAD. </w:t>
            </w:r>
          </w:p>
          <w:p w14:paraId="00C1E1B2" w14:textId="77777777" w:rsidR="00FF7A8A" w:rsidRPr="00E34412" w:rsidRDefault="00FF7A8A" w:rsidP="0015191E">
            <w:pPr>
              <w:tabs>
                <w:tab w:val="left" w:pos="8490"/>
              </w:tabs>
              <w:ind w:left="883" w:hanging="425"/>
              <w:jc w:val="both"/>
              <w:rPr>
                <w:rFonts w:ascii="Arial" w:hAnsi="Arial" w:cs="Arial"/>
                <w:sz w:val="20"/>
                <w:szCs w:val="20"/>
                <w:lang w:val="es-419"/>
              </w:rPr>
            </w:pPr>
          </w:p>
          <w:p w14:paraId="672BCF85" w14:textId="7BDEC778" w:rsidR="00D23345" w:rsidRPr="00E34412" w:rsidRDefault="007638C0" w:rsidP="0015191E">
            <w:pPr>
              <w:tabs>
                <w:tab w:val="left" w:pos="8490"/>
              </w:tabs>
              <w:ind w:left="883" w:hanging="425"/>
              <w:jc w:val="both"/>
              <w:rPr>
                <w:rFonts w:ascii="Arial" w:hAnsi="Arial" w:cs="Arial"/>
                <w:sz w:val="20"/>
                <w:szCs w:val="20"/>
                <w:lang w:val="es-419"/>
              </w:rPr>
            </w:pPr>
            <w:r w:rsidRPr="00E34412">
              <w:rPr>
                <w:rFonts w:ascii="Arial" w:hAnsi="Arial" w:cs="Arial"/>
                <w:sz w:val="20"/>
                <w:szCs w:val="20"/>
                <w:lang w:val="es-419"/>
              </w:rPr>
              <w:lastRenderedPageBreak/>
              <w:t>1.</w:t>
            </w:r>
            <w:r w:rsidR="00D23345" w:rsidRPr="00E34412">
              <w:rPr>
                <w:rFonts w:ascii="Arial" w:hAnsi="Arial" w:cs="Arial"/>
                <w:sz w:val="20"/>
                <w:szCs w:val="20"/>
                <w:lang w:val="es-419"/>
              </w:rPr>
              <w:t>2.</w:t>
            </w:r>
            <w:r w:rsidRPr="00E34412">
              <w:rPr>
                <w:rFonts w:ascii="Arial" w:hAnsi="Arial" w:cs="Arial"/>
                <w:sz w:val="20"/>
                <w:szCs w:val="20"/>
                <w:lang w:val="es-419"/>
              </w:rPr>
              <w:t xml:space="preserve"> </w:t>
            </w:r>
            <w:r w:rsidR="00FF7A8A" w:rsidRPr="00E34412">
              <w:rPr>
                <w:rFonts w:ascii="Arial" w:hAnsi="Arial" w:cs="Arial"/>
                <w:b/>
                <w:sz w:val="20"/>
                <w:szCs w:val="20"/>
                <w:lang w:val="es-419"/>
              </w:rPr>
              <w:t xml:space="preserve">Elementos básicos </w:t>
            </w:r>
            <w:r w:rsidR="00FF7A8A" w:rsidRPr="00E34412">
              <w:rPr>
                <w:rFonts w:ascii="Arial" w:hAnsi="Arial" w:cs="Arial"/>
                <w:sz w:val="20"/>
                <w:szCs w:val="20"/>
                <w:lang w:val="es-419"/>
              </w:rPr>
              <w:t>(4,5</w:t>
            </w:r>
            <w:r w:rsidRPr="00E34412">
              <w:rPr>
                <w:rFonts w:ascii="Arial" w:hAnsi="Arial" w:cs="Arial"/>
                <w:sz w:val="20"/>
                <w:szCs w:val="20"/>
                <w:lang w:val="es-419"/>
              </w:rPr>
              <w:t xml:space="preserve"> h): Coordenadas de usuario </w:t>
            </w:r>
            <w:ins w:id="49" w:author="WILLIAM RICARDO AGUILAR PIÑA" w:date="2025-06-19T08:20:00Z">
              <w:r w:rsidR="004B2FB2" w:rsidRPr="004B2FB2">
                <w:rPr>
                  <w:rFonts w:ascii="Arial" w:hAnsi="Arial" w:cs="Arial"/>
                  <w:color w:val="FF0000"/>
                  <w:sz w:val="20"/>
                  <w:szCs w:val="20"/>
                  <w:lang w:val="es-419"/>
                  <w:rPrChange w:id="50" w:author="WILLIAM RICARDO AGUILAR PIÑA" w:date="2025-06-19T08:21:00Z">
                    <w:rPr>
                      <w:rFonts w:ascii="Arial" w:hAnsi="Arial" w:cs="Arial"/>
                      <w:sz w:val="20"/>
                      <w:szCs w:val="20"/>
                      <w:lang w:val="es-419"/>
                    </w:rPr>
                  </w:rPrChange>
                </w:rPr>
                <w:t>U</w:t>
              </w:r>
            </w:ins>
            <w:del w:id="51" w:author="WILLIAM RICARDO AGUILAR PIÑA" w:date="2025-06-19T08:20:00Z">
              <w:r w:rsidRPr="004B2FB2" w:rsidDel="004B2FB2">
                <w:rPr>
                  <w:rFonts w:ascii="Arial" w:hAnsi="Arial" w:cs="Arial"/>
                  <w:color w:val="FF0000"/>
                  <w:sz w:val="20"/>
                  <w:szCs w:val="20"/>
                  <w:lang w:val="es-419"/>
                  <w:rPrChange w:id="52" w:author="WILLIAM RICARDO AGUILAR PIÑA" w:date="2025-06-19T08:21:00Z">
                    <w:rPr>
                      <w:rFonts w:ascii="Arial" w:hAnsi="Arial" w:cs="Arial"/>
                      <w:sz w:val="20"/>
                      <w:szCs w:val="20"/>
                      <w:lang w:val="es-419"/>
                    </w:rPr>
                  </w:rPrChange>
                </w:rPr>
                <w:delText>IJ</w:delText>
              </w:r>
            </w:del>
            <w:r w:rsidRPr="004B2FB2">
              <w:rPr>
                <w:rFonts w:ascii="Arial" w:hAnsi="Arial" w:cs="Arial"/>
                <w:color w:val="FF0000"/>
                <w:sz w:val="20"/>
                <w:szCs w:val="20"/>
                <w:lang w:val="es-419"/>
                <w:rPrChange w:id="53" w:author="WILLIAM RICARDO AGUILAR PIÑA" w:date="2025-06-19T08:21:00Z">
                  <w:rPr>
                    <w:rFonts w:ascii="Arial" w:hAnsi="Arial" w:cs="Arial"/>
                    <w:sz w:val="20"/>
                    <w:szCs w:val="20"/>
                    <w:lang w:val="es-419"/>
                  </w:rPr>
                </w:rPrChange>
              </w:rPr>
              <w:t>CS</w:t>
            </w:r>
            <w:r w:rsidRPr="00E34412">
              <w:rPr>
                <w:rFonts w:ascii="Arial" w:hAnsi="Arial" w:cs="Arial"/>
                <w:sz w:val="20"/>
                <w:szCs w:val="20"/>
                <w:lang w:val="es-419"/>
              </w:rPr>
              <w:t xml:space="preserve">. </w:t>
            </w:r>
            <w:r w:rsidR="00D23345" w:rsidRPr="00E34412">
              <w:rPr>
                <w:rFonts w:ascii="Arial" w:hAnsi="Arial" w:cs="Arial"/>
                <w:sz w:val="20"/>
                <w:szCs w:val="20"/>
                <w:lang w:val="es-419"/>
              </w:rPr>
              <w:t>Barra de herrami</w:t>
            </w:r>
            <w:r w:rsidRPr="00E34412">
              <w:rPr>
                <w:rFonts w:ascii="Arial" w:hAnsi="Arial" w:cs="Arial"/>
                <w:sz w:val="20"/>
                <w:szCs w:val="20"/>
                <w:lang w:val="es-419"/>
              </w:rPr>
              <w:t>entas de puntos de convergencia.</w:t>
            </w:r>
            <w:r w:rsidRPr="00E34412">
              <w:rPr>
                <w:rFonts w:ascii="Arial" w:hAnsi="Arial" w:cs="Arial"/>
                <w:sz w:val="20"/>
                <w:szCs w:val="20"/>
                <w:lang w:val="es-ES"/>
              </w:rPr>
              <w:t xml:space="preserve"> </w:t>
            </w:r>
            <w:proofErr w:type="spellStart"/>
            <w:r w:rsidRPr="00E34412">
              <w:rPr>
                <w:rFonts w:ascii="Arial" w:hAnsi="Arial" w:cs="Arial"/>
                <w:sz w:val="20"/>
                <w:szCs w:val="20"/>
                <w:lang w:val="en-US"/>
              </w:rPr>
              <w:t>Comandos</w:t>
            </w:r>
            <w:proofErr w:type="spellEnd"/>
            <w:r w:rsidR="00D23345" w:rsidRPr="00E34412">
              <w:rPr>
                <w:rFonts w:ascii="Arial" w:hAnsi="Arial" w:cs="Arial"/>
                <w:sz w:val="20"/>
                <w:szCs w:val="20"/>
                <w:lang w:val="en-US"/>
              </w:rPr>
              <w:t xml:space="preserve"> POLYLI</w:t>
            </w:r>
            <w:r w:rsidRPr="00E34412">
              <w:rPr>
                <w:rFonts w:ascii="Arial" w:hAnsi="Arial" w:cs="Arial"/>
                <w:sz w:val="20"/>
                <w:szCs w:val="20"/>
                <w:lang w:val="en-US"/>
              </w:rPr>
              <w:t xml:space="preserve">NE, ARC, FILLET, CHAMFER, POINT. </w:t>
            </w:r>
            <w:proofErr w:type="spellStart"/>
            <w:r w:rsidR="00D23345" w:rsidRPr="00E34412">
              <w:rPr>
                <w:rFonts w:ascii="Arial" w:hAnsi="Arial" w:cs="Arial"/>
                <w:sz w:val="20"/>
                <w:szCs w:val="20"/>
                <w:lang w:val="en-US"/>
              </w:rPr>
              <w:t>Comandos</w:t>
            </w:r>
            <w:proofErr w:type="spellEnd"/>
            <w:r w:rsidR="00D23345" w:rsidRPr="00E34412">
              <w:rPr>
                <w:rFonts w:ascii="Arial" w:hAnsi="Arial" w:cs="Arial"/>
                <w:sz w:val="20"/>
                <w:szCs w:val="20"/>
                <w:lang w:val="en-US"/>
              </w:rPr>
              <w:t xml:space="preserve"> ARRAY, MIRROR, OFFSET, DONUT, TRIM. </w:t>
            </w:r>
            <w:r w:rsidR="00D23345" w:rsidRPr="00E34412">
              <w:rPr>
                <w:rFonts w:ascii="Arial" w:hAnsi="Arial" w:cs="Arial"/>
                <w:sz w:val="20"/>
                <w:szCs w:val="20"/>
                <w:lang w:val="es-419"/>
              </w:rPr>
              <w:t xml:space="preserve">Dibujo de la elipse, la parábola y la hipérbola. </w:t>
            </w:r>
          </w:p>
          <w:p w14:paraId="35ACFE71" w14:textId="77777777" w:rsidR="00FF7A8A" w:rsidRPr="00E34412" w:rsidRDefault="00FF7A8A" w:rsidP="0015191E">
            <w:pPr>
              <w:tabs>
                <w:tab w:val="left" w:pos="8490"/>
              </w:tabs>
              <w:ind w:left="883" w:hanging="425"/>
              <w:jc w:val="both"/>
              <w:rPr>
                <w:rFonts w:ascii="Arial" w:hAnsi="Arial" w:cs="Arial"/>
                <w:sz w:val="20"/>
                <w:szCs w:val="20"/>
                <w:lang w:val="es-419"/>
              </w:rPr>
            </w:pPr>
          </w:p>
          <w:p w14:paraId="1E70D8DE" w14:textId="3083CC49" w:rsidR="00D23345" w:rsidRPr="00E34412" w:rsidRDefault="00BA3B4C" w:rsidP="0015191E">
            <w:pPr>
              <w:tabs>
                <w:tab w:val="left" w:pos="8490"/>
              </w:tabs>
              <w:ind w:left="883" w:hanging="425"/>
              <w:jc w:val="both"/>
              <w:rPr>
                <w:rFonts w:ascii="Arial" w:hAnsi="Arial" w:cs="Arial"/>
                <w:i/>
                <w:sz w:val="20"/>
                <w:szCs w:val="20"/>
                <w:lang w:val="es-419"/>
              </w:rPr>
            </w:pPr>
            <w:r w:rsidRPr="00E34412">
              <w:rPr>
                <w:rFonts w:ascii="Arial" w:hAnsi="Arial" w:cs="Arial"/>
                <w:b/>
                <w:i/>
                <w:sz w:val="20"/>
                <w:szCs w:val="20"/>
                <w:lang w:val="es-419"/>
              </w:rPr>
              <w:t>Objetivo específico</w:t>
            </w:r>
            <w:r w:rsidR="00D23345" w:rsidRPr="00E34412">
              <w:rPr>
                <w:rFonts w:ascii="Arial" w:hAnsi="Arial" w:cs="Arial"/>
                <w:b/>
                <w:i/>
                <w:sz w:val="20"/>
                <w:szCs w:val="20"/>
                <w:lang w:val="es-419"/>
              </w:rPr>
              <w:t>:</w:t>
            </w:r>
            <w:r w:rsidR="00D23345" w:rsidRPr="00E34412">
              <w:rPr>
                <w:rFonts w:ascii="Arial" w:hAnsi="Arial" w:cs="Arial"/>
                <w:i/>
                <w:sz w:val="20"/>
                <w:szCs w:val="20"/>
                <w:lang w:val="es-419"/>
              </w:rPr>
              <w:t xml:space="preserve"> Al fina</w:t>
            </w:r>
            <w:r w:rsidR="00BC5419" w:rsidRPr="00E34412">
              <w:rPr>
                <w:rFonts w:ascii="Arial" w:hAnsi="Arial" w:cs="Arial"/>
                <w:i/>
                <w:sz w:val="20"/>
                <w:szCs w:val="20"/>
                <w:lang w:val="es-419"/>
              </w:rPr>
              <w:t>lizar esta semana el estudiante: Realiza ejercicios de práctica en los que dibuja, traza y edita líneas, polilíneas, arcos, chaflanes, cortes transversales y figuras geométricas en AutoCAD.</w:t>
            </w:r>
          </w:p>
          <w:p w14:paraId="591BAAE2" w14:textId="7E520655" w:rsidR="00FF7A8A" w:rsidRPr="00E34412" w:rsidRDefault="00FF7A8A" w:rsidP="0015191E">
            <w:pPr>
              <w:pStyle w:val="ListParagraph"/>
              <w:tabs>
                <w:tab w:val="left" w:pos="8490"/>
              </w:tabs>
              <w:ind w:left="883" w:hanging="425"/>
              <w:jc w:val="both"/>
              <w:rPr>
                <w:rFonts w:ascii="Arial" w:hAnsi="Arial" w:cs="Arial"/>
                <w:i/>
                <w:sz w:val="20"/>
                <w:szCs w:val="20"/>
                <w:lang w:val="es-419"/>
              </w:rPr>
            </w:pPr>
          </w:p>
          <w:p w14:paraId="0C9713F1" w14:textId="20C6A452" w:rsidR="00F546DD" w:rsidRPr="00E34412" w:rsidRDefault="007638C0" w:rsidP="0015191E">
            <w:pPr>
              <w:tabs>
                <w:tab w:val="left" w:pos="8490"/>
              </w:tabs>
              <w:ind w:left="883" w:hanging="425"/>
              <w:jc w:val="both"/>
              <w:rPr>
                <w:rFonts w:ascii="Arial" w:hAnsi="Arial" w:cs="Arial"/>
                <w:sz w:val="20"/>
                <w:szCs w:val="20"/>
                <w:lang w:val="es-419"/>
              </w:rPr>
            </w:pPr>
            <w:r w:rsidRPr="00E34412">
              <w:rPr>
                <w:rFonts w:ascii="Arial" w:hAnsi="Arial" w:cs="Arial"/>
                <w:b/>
                <w:sz w:val="20"/>
                <w:szCs w:val="20"/>
                <w:lang w:val="es-419"/>
              </w:rPr>
              <w:t>1.</w:t>
            </w:r>
            <w:r w:rsidR="00D23345" w:rsidRPr="00E34412">
              <w:rPr>
                <w:rFonts w:ascii="Arial" w:hAnsi="Arial" w:cs="Arial"/>
                <w:b/>
                <w:sz w:val="20"/>
                <w:szCs w:val="20"/>
                <w:lang w:val="es-419"/>
              </w:rPr>
              <w:t xml:space="preserve">3. </w:t>
            </w:r>
            <w:r w:rsidR="00430470" w:rsidRPr="00E34412">
              <w:rPr>
                <w:rFonts w:ascii="Arial" w:hAnsi="Arial" w:cs="Arial"/>
                <w:b/>
                <w:sz w:val="20"/>
                <w:szCs w:val="20"/>
                <w:lang w:val="es-419"/>
              </w:rPr>
              <w:t>Bloques - A</w:t>
            </w:r>
            <w:r w:rsidRPr="00E34412">
              <w:rPr>
                <w:rFonts w:ascii="Arial" w:hAnsi="Arial" w:cs="Arial"/>
                <w:b/>
                <w:sz w:val="20"/>
                <w:szCs w:val="20"/>
                <w:lang w:val="es-419"/>
              </w:rPr>
              <w:t xml:space="preserve">churados- </w:t>
            </w:r>
            <w:proofErr w:type="spellStart"/>
            <w:r w:rsidRPr="00E34412">
              <w:rPr>
                <w:rFonts w:ascii="Arial" w:hAnsi="Arial" w:cs="Arial"/>
                <w:b/>
                <w:sz w:val="20"/>
                <w:szCs w:val="20"/>
                <w:lang w:val="es-419"/>
              </w:rPr>
              <w:t>Viewports</w:t>
            </w:r>
            <w:proofErr w:type="spellEnd"/>
            <w:r w:rsidRPr="00E34412">
              <w:rPr>
                <w:rFonts w:ascii="Arial" w:hAnsi="Arial" w:cs="Arial"/>
                <w:b/>
                <w:sz w:val="20"/>
                <w:szCs w:val="20"/>
                <w:lang w:val="es-419"/>
              </w:rPr>
              <w:t xml:space="preserve"> </w:t>
            </w:r>
            <w:r w:rsidR="00F12DAB" w:rsidRPr="00E34412">
              <w:rPr>
                <w:rFonts w:ascii="Arial" w:hAnsi="Arial" w:cs="Arial"/>
                <w:b/>
                <w:sz w:val="20"/>
                <w:szCs w:val="20"/>
                <w:lang w:val="es-419"/>
              </w:rPr>
              <w:t>(4,5</w:t>
            </w:r>
            <w:r w:rsidRPr="00E34412">
              <w:rPr>
                <w:rFonts w:ascii="Arial" w:hAnsi="Arial" w:cs="Arial"/>
                <w:b/>
                <w:sz w:val="20"/>
                <w:szCs w:val="20"/>
                <w:lang w:val="es-419"/>
              </w:rPr>
              <w:t xml:space="preserve"> h): </w:t>
            </w:r>
            <w:r w:rsidR="00430470" w:rsidRPr="00E34412">
              <w:rPr>
                <w:rFonts w:ascii="Arial" w:hAnsi="Arial" w:cs="Arial"/>
                <w:sz w:val="20"/>
                <w:szCs w:val="20"/>
                <w:lang w:val="es-419"/>
              </w:rPr>
              <w:t>Diseño de bloques. A</w:t>
            </w:r>
            <w:r w:rsidR="006300CC" w:rsidRPr="00E34412">
              <w:rPr>
                <w:rFonts w:ascii="Arial" w:hAnsi="Arial" w:cs="Arial"/>
                <w:sz w:val="20"/>
                <w:szCs w:val="20"/>
                <w:lang w:val="es-419"/>
              </w:rPr>
              <w:t>churados. S</w:t>
            </w:r>
            <w:r w:rsidRPr="00E34412">
              <w:rPr>
                <w:rFonts w:ascii="Arial" w:hAnsi="Arial" w:cs="Arial"/>
                <w:sz w:val="20"/>
                <w:szCs w:val="20"/>
                <w:lang w:val="es-419"/>
              </w:rPr>
              <w:t>ombra.</w:t>
            </w:r>
            <w:r w:rsidR="00D23345" w:rsidRPr="00E34412">
              <w:rPr>
                <w:rFonts w:ascii="Arial" w:hAnsi="Arial" w:cs="Arial"/>
                <w:sz w:val="20"/>
                <w:szCs w:val="20"/>
                <w:lang w:val="es-419"/>
              </w:rPr>
              <w:t xml:space="preserve"> Figuras rellenas</w:t>
            </w:r>
            <w:r w:rsidRPr="00E34412">
              <w:rPr>
                <w:rFonts w:ascii="Arial" w:hAnsi="Arial" w:cs="Arial"/>
                <w:sz w:val="20"/>
                <w:szCs w:val="20"/>
                <w:lang w:val="es-419"/>
              </w:rPr>
              <w:t>.</w:t>
            </w:r>
            <w:r w:rsidR="00D23345" w:rsidRPr="00E34412">
              <w:rPr>
                <w:rFonts w:ascii="Arial" w:hAnsi="Arial" w:cs="Arial"/>
                <w:sz w:val="20"/>
                <w:szCs w:val="20"/>
                <w:lang w:val="es-419"/>
              </w:rPr>
              <w:t xml:space="preserve"> </w:t>
            </w:r>
            <w:r w:rsidRPr="00E34412">
              <w:rPr>
                <w:rFonts w:ascii="Arial" w:hAnsi="Arial" w:cs="Arial"/>
                <w:sz w:val="20"/>
                <w:szCs w:val="20"/>
                <w:lang w:val="es-419"/>
              </w:rPr>
              <w:t>Mosaico de vistas. Vistas fijas — espacio</w:t>
            </w:r>
            <w:r w:rsidR="00D23345" w:rsidRPr="00E34412">
              <w:rPr>
                <w:rFonts w:ascii="Arial" w:hAnsi="Arial" w:cs="Arial"/>
                <w:sz w:val="20"/>
                <w:szCs w:val="20"/>
                <w:lang w:val="es-419"/>
              </w:rPr>
              <w:t xml:space="preserve"> modelo</w:t>
            </w:r>
            <w:r w:rsidRPr="00E34412">
              <w:rPr>
                <w:rFonts w:ascii="Arial" w:hAnsi="Arial" w:cs="Arial"/>
                <w:sz w:val="20"/>
                <w:szCs w:val="20"/>
                <w:lang w:val="es-419"/>
              </w:rPr>
              <w:t xml:space="preserve">. </w:t>
            </w:r>
            <w:r w:rsidR="00F546DD" w:rsidRPr="00E34412">
              <w:rPr>
                <w:rFonts w:ascii="Arial" w:hAnsi="Arial" w:cs="Arial"/>
                <w:sz w:val="20"/>
                <w:szCs w:val="20"/>
                <w:lang w:val="es-419"/>
              </w:rPr>
              <w:t>V</w:t>
            </w:r>
            <w:r w:rsidRPr="00E34412">
              <w:rPr>
                <w:rFonts w:ascii="Arial" w:hAnsi="Arial" w:cs="Arial"/>
                <w:sz w:val="20"/>
                <w:szCs w:val="20"/>
                <w:lang w:val="es-419"/>
              </w:rPr>
              <w:t xml:space="preserve">istas flotantes — espacio papel. </w:t>
            </w:r>
            <w:r w:rsidR="00F546DD" w:rsidRPr="00E34412">
              <w:rPr>
                <w:rFonts w:ascii="Arial" w:hAnsi="Arial" w:cs="Arial"/>
                <w:sz w:val="20"/>
                <w:szCs w:val="20"/>
                <w:lang w:val="es-419"/>
              </w:rPr>
              <w:t xml:space="preserve">Comandos BLOCK, HATCHT, SOLIDS, VPORTS, MVIEW, PSPACE, VPLAYER </w:t>
            </w:r>
          </w:p>
          <w:p w14:paraId="673557C3" w14:textId="77777777" w:rsidR="00F546DD" w:rsidRPr="00E34412" w:rsidRDefault="00F546DD" w:rsidP="0015191E">
            <w:pPr>
              <w:ind w:left="883" w:hanging="425"/>
              <w:jc w:val="both"/>
              <w:rPr>
                <w:rFonts w:ascii="Arial" w:hAnsi="Arial" w:cs="Arial"/>
                <w:sz w:val="20"/>
                <w:szCs w:val="20"/>
                <w:lang w:val="es-419"/>
              </w:rPr>
            </w:pPr>
          </w:p>
          <w:p w14:paraId="3CFFF507" w14:textId="77777777" w:rsidR="006300CC" w:rsidRPr="00E34412" w:rsidRDefault="00F546DD" w:rsidP="0015191E">
            <w:pPr>
              <w:ind w:left="883" w:hanging="425"/>
              <w:jc w:val="both"/>
              <w:rPr>
                <w:rFonts w:ascii="Arial" w:hAnsi="Arial" w:cs="Arial"/>
                <w:i/>
                <w:sz w:val="20"/>
                <w:szCs w:val="20"/>
                <w:lang w:val="es-419"/>
              </w:rPr>
            </w:pPr>
            <w:r w:rsidRPr="00E34412">
              <w:rPr>
                <w:rFonts w:ascii="Arial" w:hAnsi="Arial" w:cs="Arial"/>
                <w:b/>
                <w:i/>
                <w:sz w:val="20"/>
                <w:szCs w:val="20"/>
                <w:lang w:val="es-419"/>
              </w:rPr>
              <w:t xml:space="preserve">Objetivos </w:t>
            </w:r>
            <w:r w:rsidR="00F12DAB" w:rsidRPr="00E34412">
              <w:rPr>
                <w:rFonts w:ascii="Arial" w:hAnsi="Arial" w:cs="Arial"/>
                <w:b/>
                <w:i/>
                <w:sz w:val="20"/>
                <w:szCs w:val="20"/>
                <w:lang w:val="es-419"/>
              </w:rPr>
              <w:t>específicos</w:t>
            </w:r>
            <w:r w:rsidRPr="00E34412">
              <w:rPr>
                <w:rFonts w:ascii="Arial" w:hAnsi="Arial" w:cs="Arial"/>
                <w:b/>
                <w:i/>
                <w:sz w:val="20"/>
                <w:szCs w:val="20"/>
                <w:lang w:val="es-419"/>
              </w:rPr>
              <w:t xml:space="preserve">: </w:t>
            </w:r>
            <w:r w:rsidR="00F12DAB" w:rsidRPr="00E34412">
              <w:rPr>
                <w:rFonts w:ascii="Arial" w:hAnsi="Arial" w:cs="Arial"/>
                <w:i/>
                <w:sz w:val="20"/>
                <w:szCs w:val="20"/>
                <w:lang w:val="es-419"/>
              </w:rPr>
              <w:t>Al</w:t>
            </w:r>
            <w:r w:rsidRPr="00E34412">
              <w:rPr>
                <w:rFonts w:ascii="Arial" w:hAnsi="Arial" w:cs="Arial"/>
                <w:i/>
                <w:sz w:val="20"/>
                <w:szCs w:val="20"/>
                <w:lang w:val="es-419"/>
              </w:rPr>
              <w:t xml:space="preserve"> fina</w:t>
            </w:r>
            <w:r w:rsidR="006300CC" w:rsidRPr="00E34412">
              <w:rPr>
                <w:rFonts w:ascii="Arial" w:hAnsi="Arial" w:cs="Arial"/>
                <w:i/>
                <w:sz w:val="20"/>
                <w:szCs w:val="20"/>
                <w:lang w:val="es-419"/>
              </w:rPr>
              <w:t>lizar esta semana el estudiante:</w:t>
            </w:r>
          </w:p>
          <w:p w14:paraId="23E89185" w14:textId="4879163A" w:rsidR="006300CC" w:rsidRPr="00E34412" w:rsidRDefault="006300CC" w:rsidP="0015191E">
            <w:pPr>
              <w:pStyle w:val="ListParagraph"/>
              <w:numPr>
                <w:ilvl w:val="0"/>
                <w:numId w:val="40"/>
              </w:numPr>
              <w:ind w:left="883" w:hanging="425"/>
              <w:jc w:val="both"/>
              <w:rPr>
                <w:rFonts w:ascii="Arial" w:hAnsi="Arial" w:cs="Arial"/>
                <w:i/>
                <w:sz w:val="20"/>
                <w:szCs w:val="20"/>
                <w:lang w:val="es-419"/>
              </w:rPr>
            </w:pPr>
            <w:r w:rsidRPr="00E34412">
              <w:rPr>
                <w:rFonts w:ascii="Arial" w:hAnsi="Arial" w:cs="Arial"/>
                <w:i/>
                <w:sz w:val="20"/>
                <w:szCs w:val="20"/>
                <w:lang w:val="es-419"/>
              </w:rPr>
              <w:t xml:space="preserve">Realiza ejercicios prácticos en los que crea, usa </w:t>
            </w:r>
            <w:r w:rsidR="00430470" w:rsidRPr="00E34412">
              <w:rPr>
                <w:rFonts w:ascii="Arial" w:hAnsi="Arial" w:cs="Arial"/>
                <w:i/>
                <w:sz w:val="20"/>
                <w:szCs w:val="20"/>
                <w:lang w:val="es-419"/>
              </w:rPr>
              <w:t xml:space="preserve">y fragmenta </w:t>
            </w:r>
            <w:r w:rsidRPr="00E34412">
              <w:rPr>
                <w:rFonts w:ascii="Arial" w:hAnsi="Arial" w:cs="Arial"/>
                <w:i/>
                <w:sz w:val="20"/>
                <w:szCs w:val="20"/>
                <w:lang w:val="es-419"/>
              </w:rPr>
              <w:t xml:space="preserve">bloques </w:t>
            </w:r>
            <w:r w:rsidR="00430470" w:rsidRPr="00E34412">
              <w:rPr>
                <w:rFonts w:ascii="Arial" w:hAnsi="Arial" w:cs="Arial"/>
                <w:i/>
                <w:sz w:val="20"/>
                <w:szCs w:val="20"/>
                <w:lang w:val="es-419"/>
              </w:rPr>
              <w:t>de dibujo, usando achurados en AutoCAD.</w:t>
            </w:r>
          </w:p>
          <w:p w14:paraId="3C01E9EE" w14:textId="78AD0D60" w:rsidR="00430470" w:rsidRPr="00E34412" w:rsidRDefault="00430470" w:rsidP="0015191E">
            <w:pPr>
              <w:pStyle w:val="ListParagraph"/>
              <w:numPr>
                <w:ilvl w:val="0"/>
                <w:numId w:val="40"/>
              </w:numPr>
              <w:ind w:left="883" w:hanging="425"/>
              <w:jc w:val="both"/>
              <w:rPr>
                <w:rFonts w:ascii="Arial" w:hAnsi="Arial" w:cs="Arial"/>
                <w:i/>
                <w:sz w:val="20"/>
                <w:szCs w:val="20"/>
                <w:lang w:val="es-419"/>
              </w:rPr>
            </w:pPr>
            <w:r w:rsidRPr="00E34412">
              <w:rPr>
                <w:rFonts w:ascii="Arial" w:hAnsi="Arial" w:cs="Arial"/>
                <w:i/>
                <w:sz w:val="20"/>
                <w:szCs w:val="20"/>
                <w:lang w:val="es-419"/>
              </w:rPr>
              <w:t xml:space="preserve">Crea mosaicos de vistas fijas y flotantes en el espacio modelo de </w:t>
            </w:r>
            <w:del w:id="54" w:author="ANDRES HUMBERTO OTALORA CARMONA" w:date="2024-02-09T18:23:00Z">
              <w:r w:rsidRPr="00E34412" w:rsidDel="00DA47F0">
                <w:rPr>
                  <w:rFonts w:ascii="Arial" w:hAnsi="Arial" w:cs="Arial"/>
                  <w:i/>
                  <w:sz w:val="20"/>
                  <w:szCs w:val="20"/>
                  <w:lang w:val="es-419"/>
                </w:rPr>
                <w:delText>Auto</w:delText>
              </w:r>
            </w:del>
            <w:r w:rsidRPr="00E34412">
              <w:rPr>
                <w:rFonts w:ascii="Arial" w:hAnsi="Arial" w:cs="Arial"/>
                <w:i/>
                <w:sz w:val="20"/>
                <w:szCs w:val="20"/>
                <w:lang w:val="es-419"/>
              </w:rPr>
              <w:t>CAD.</w:t>
            </w:r>
          </w:p>
          <w:p w14:paraId="2805A4F3" w14:textId="684DF472" w:rsidR="00430470" w:rsidRPr="00E34412" w:rsidRDefault="00430470" w:rsidP="0015191E">
            <w:pPr>
              <w:pStyle w:val="ListParagraph"/>
              <w:numPr>
                <w:ilvl w:val="0"/>
                <w:numId w:val="40"/>
              </w:numPr>
              <w:ind w:left="883" w:hanging="425"/>
              <w:jc w:val="both"/>
              <w:rPr>
                <w:rFonts w:ascii="Arial" w:hAnsi="Arial" w:cs="Arial"/>
                <w:i/>
                <w:sz w:val="20"/>
                <w:szCs w:val="20"/>
                <w:lang w:val="es-419"/>
              </w:rPr>
            </w:pPr>
            <w:r w:rsidRPr="00E34412">
              <w:rPr>
                <w:rFonts w:ascii="Arial" w:hAnsi="Arial" w:cs="Arial"/>
                <w:i/>
                <w:sz w:val="20"/>
                <w:szCs w:val="20"/>
                <w:lang w:val="es-419"/>
              </w:rPr>
              <w:t xml:space="preserve">Aplica adecuadamente las escalas a los dibujos realizados en </w:t>
            </w:r>
            <w:del w:id="55" w:author="ANDRES HUMBERTO OTALORA CARMONA" w:date="2024-02-09T18:23:00Z">
              <w:r w:rsidRPr="00E34412" w:rsidDel="00DA47F0">
                <w:rPr>
                  <w:rFonts w:ascii="Arial" w:hAnsi="Arial" w:cs="Arial"/>
                  <w:i/>
                  <w:sz w:val="20"/>
                  <w:szCs w:val="20"/>
                  <w:lang w:val="es-419"/>
                </w:rPr>
                <w:delText>Auto</w:delText>
              </w:r>
            </w:del>
            <w:r w:rsidRPr="00E34412">
              <w:rPr>
                <w:rFonts w:ascii="Arial" w:hAnsi="Arial" w:cs="Arial"/>
                <w:i/>
                <w:sz w:val="20"/>
                <w:szCs w:val="20"/>
                <w:lang w:val="es-419"/>
              </w:rPr>
              <w:t xml:space="preserve">CAD. </w:t>
            </w:r>
          </w:p>
          <w:p w14:paraId="0B76FB0B" w14:textId="77777777" w:rsidR="00F546DD" w:rsidRPr="00E34412" w:rsidRDefault="00F546DD" w:rsidP="0015191E">
            <w:pPr>
              <w:ind w:left="883" w:hanging="425"/>
              <w:jc w:val="both"/>
              <w:rPr>
                <w:rFonts w:ascii="Arial" w:hAnsi="Arial" w:cs="Arial"/>
                <w:sz w:val="20"/>
                <w:szCs w:val="20"/>
                <w:lang w:val="es-419"/>
              </w:rPr>
            </w:pPr>
          </w:p>
          <w:p w14:paraId="6CF41F14" w14:textId="64AF6CEC" w:rsidR="00F546DD" w:rsidRPr="00E34412" w:rsidRDefault="007638C0" w:rsidP="0015191E">
            <w:pPr>
              <w:ind w:left="883" w:hanging="425"/>
              <w:jc w:val="both"/>
              <w:rPr>
                <w:rFonts w:ascii="Arial" w:hAnsi="Arial" w:cs="Arial"/>
                <w:sz w:val="20"/>
                <w:szCs w:val="20"/>
                <w:lang w:val="es-419"/>
              </w:rPr>
            </w:pPr>
            <w:r w:rsidRPr="00E34412">
              <w:rPr>
                <w:rFonts w:ascii="Arial" w:hAnsi="Arial" w:cs="Arial"/>
                <w:b/>
                <w:sz w:val="20"/>
                <w:szCs w:val="20"/>
                <w:lang w:val="es-419"/>
              </w:rPr>
              <w:t xml:space="preserve">1.4. Dimensionamiento </w:t>
            </w:r>
            <w:r w:rsidR="00F546DD" w:rsidRPr="00E34412">
              <w:rPr>
                <w:rFonts w:ascii="Arial" w:hAnsi="Arial" w:cs="Arial"/>
                <w:b/>
                <w:sz w:val="20"/>
                <w:szCs w:val="20"/>
                <w:lang w:val="es-419"/>
              </w:rPr>
              <w:t>(4,5</w:t>
            </w:r>
            <w:r w:rsidRPr="00E34412">
              <w:rPr>
                <w:rFonts w:ascii="Arial" w:hAnsi="Arial" w:cs="Arial"/>
                <w:b/>
                <w:sz w:val="20"/>
                <w:szCs w:val="20"/>
                <w:lang w:val="es-419"/>
              </w:rPr>
              <w:t xml:space="preserve"> h</w:t>
            </w:r>
            <w:r w:rsidR="00F546DD" w:rsidRPr="00E34412">
              <w:rPr>
                <w:rFonts w:ascii="Arial" w:hAnsi="Arial" w:cs="Arial"/>
                <w:b/>
                <w:sz w:val="20"/>
                <w:szCs w:val="20"/>
                <w:lang w:val="es-419"/>
              </w:rPr>
              <w:t>)</w:t>
            </w:r>
            <w:r w:rsidRPr="00E34412">
              <w:rPr>
                <w:rFonts w:ascii="Arial" w:hAnsi="Arial" w:cs="Arial"/>
                <w:b/>
                <w:sz w:val="20"/>
                <w:szCs w:val="20"/>
                <w:lang w:val="es-419"/>
              </w:rPr>
              <w:t xml:space="preserve">: </w:t>
            </w:r>
            <w:r w:rsidRPr="00E34412">
              <w:rPr>
                <w:rFonts w:ascii="Arial" w:hAnsi="Arial" w:cs="Arial"/>
                <w:sz w:val="20"/>
                <w:szCs w:val="20"/>
                <w:lang w:val="es-419"/>
              </w:rPr>
              <w:t>Dimensionamiento. Estilo de la dimensión. A</w:t>
            </w:r>
            <w:r w:rsidR="00F546DD" w:rsidRPr="00E34412">
              <w:rPr>
                <w:rFonts w:ascii="Arial" w:hAnsi="Arial" w:cs="Arial"/>
                <w:sz w:val="20"/>
                <w:szCs w:val="20"/>
                <w:lang w:val="es-419"/>
              </w:rPr>
              <w:t xml:space="preserve">cotado de </w:t>
            </w:r>
            <w:r w:rsidRPr="00E34412">
              <w:rPr>
                <w:rFonts w:ascii="Arial" w:hAnsi="Arial" w:cs="Arial"/>
                <w:sz w:val="20"/>
                <w:szCs w:val="20"/>
                <w:lang w:val="es-419"/>
              </w:rPr>
              <w:t>líneas</w:t>
            </w:r>
            <w:r w:rsidR="00F546DD" w:rsidRPr="00E34412">
              <w:rPr>
                <w:rFonts w:ascii="Arial" w:hAnsi="Arial" w:cs="Arial"/>
                <w:sz w:val="20"/>
                <w:szCs w:val="20"/>
                <w:lang w:val="es-419"/>
              </w:rPr>
              <w:t xml:space="preserve"> rectas, </w:t>
            </w:r>
            <w:r w:rsidRPr="00E34412">
              <w:rPr>
                <w:rFonts w:ascii="Arial" w:hAnsi="Arial" w:cs="Arial"/>
                <w:sz w:val="20"/>
                <w:szCs w:val="20"/>
                <w:lang w:val="es-419"/>
              </w:rPr>
              <w:t>círculos</w:t>
            </w:r>
            <w:r w:rsidR="00F546DD" w:rsidRPr="00E34412">
              <w:rPr>
                <w:rFonts w:ascii="Arial" w:hAnsi="Arial" w:cs="Arial"/>
                <w:sz w:val="20"/>
                <w:szCs w:val="20"/>
                <w:lang w:val="es-419"/>
              </w:rPr>
              <w:t xml:space="preserve">, arcos y </w:t>
            </w:r>
            <w:r w:rsidRPr="00E34412">
              <w:rPr>
                <w:rFonts w:ascii="Arial" w:hAnsi="Arial" w:cs="Arial"/>
                <w:sz w:val="20"/>
                <w:szCs w:val="20"/>
                <w:lang w:val="es-419"/>
              </w:rPr>
              <w:t xml:space="preserve">ángulos. Editar dimensiones. </w:t>
            </w:r>
            <w:r w:rsidR="00F546DD" w:rsidRPr="00E34412">
              <w:rPr>
                <w:rFonts w:ascii="Arial" w:hAnsi="Arial" w:cs="Arial"/>
                <w:sz w:val="20"/>
                <w:szCs w:val="20"/>
                <w:lang w:val="es-419"/>
              </w:rPr>
              <w:t xml:space="preserve">Superficies normales, </w:t>
            </w:r>
            <w:r w:rsidR="009132A9" w:rsidRPr="00E34412">
              <w:rPr>
                <w:rFonts w:ascii="Arial" w:hAnsi="Arial" w:cs="Arial"/>
                <w:sz w:val="20"/>
                <w:szCs w:val="20"/>
                <w:lang w:val="es-419"/>
              </w:rPr>
              <w:t>inclinadas y oblicuas. Visibilidad de aristas.</w:t>
            </w:r>
          </w:p>
          <w:p w14:paraId="67CA8047" w14:textId="77777777" w:rsidR="00F12DAB" w:rsidRPr="00E34412" w:rsidRDefault="00F12DAB" w:rsidP="0015191E">
            <w:pPr>
              <w:ind w:left="883" w:hanging="425"/>
              <w:jc w:val="both"/>
              <w:rPr>
                <w:rFonts w:ascii="Arial" w:hAnsi="Arial" w:cs="Arial"/>
                <w:sz w:val="20"/>
                <w:szCs w:val="20"/>
                <w:lang w:val="es-419"/>
              </w:rPr>
            </w:pPr>
          </w:p>
          <w:p w14:paraId="3406247A" w14:textId="3186A4CE" w:rsidR="00481014" w:rsidRPr="00E34412" w:rsidRDefault="00BA3B4C" w:rsidP="0015191E">
            <w:pPr>
              <w:ind w:left="883" w:hanging="425"/>
              <w:jc w:val="both"/>
              <w:rPr>
                <w:rFonts w:ascii="Arial" w:hAnsi="Arial" w:cs="Arial"/>
                <w:i/>
                <w:sz w:val="20"/>
                <w:szCs w:val="20"/>
                <w:lang w:val="es-419"/>
              </w:rPr>
            </w:pPr>
            <w:r w:rsidRPr="00E34412">
              <w:rPr>
                <w:rFonts w:ascii="Arial" w:hAnsi="Arial" w:cs="Arial"/>
                <w:b/>
                <w:i/>
                <w:sz w:val="20"/>
                <w:szCs w:val="20"/>
                <w:lang w:val="es-419"/>
              </w:rPr>
              <w:t>Objetivo</w:t>
            </w:r>
            <w:r w:rsidR="00F546DD" w:rsidRPr="00E34412">
              <w:rPr>
                <w:rFonts w:ascii="Arial" w:hAnsi="Arial" w:cs="Arial"/>
                <w:b/>
                <w:i/>
                <w:sz w:val="20"/>
                <w:szCs w:val="20"/>
                <w:lang w:val="es-419"/>
              </w:rPr>
              <w:t xml:space="preserve"> </w:t>
            </w:r>
            <w:r w:rsidRPr="00E34412">
              <w:rPr>
                <w:rFonts w:ascii="Arial" w:hAnsi="Arial" w:cs="Arial"/>
                <w:b/>
                <w:i/>
                <w:sz w:val="20"/>
                <w:szCs w:val="20"/>
                <w:lang w:val="es-419"/>
              </w:rPr>
              <w:t>específico</w:t>
            </w:r>
            <w:r w:rsidR="00F546DD" w:rsidRPr="00E34412">
              <w:rPr>
                <w:rFonts w:ascii="Arial" w:hAnsi="Arial" w:cs="Arial"/>
                <w:b/>
                <w:i/>
                <w:sz w:val="20"/>
                <w:szCs w:val="20"/>
                <w:lang w:val="es-419"/>
              </w:rPr>
              <w:t>:</w:t>
            </w:r>
            <w:r w:rsidR="00F546DD" w:rsidRPr="00E34412">
              <w:rPr>
                <w:rFonts w:ascii="Arial" w:hAnsi="Arial" w:cs="Arial"/>
                <w:i/>
                <w:sz w:val="20"/>
                <w:szCs w:val="20"/>
                <w:lang w:val="es-419"/>
              </w:rPr>
              <w:t xml:space="preserve"> Al finalizar esta seman</w:t>
            </w:r>
            <w:r w:rsidR="006300CC" w:rsidRPr="00E34412">
              <w:rPr>
                <w:rFonts w:ascii="Arial" w:hAnsi="Arial" w:cs="Arial"/>
                <w:i/>
                <w:sz w:val="20"/>
                <w:szCs w:val="20"/>
                <w:lang w:val="es-419"/>
              </w:rPr>
              <w:t>a el estudiante:</w:t>
            </w:r>
            <w:r w:rsidR="00481014" w:rsidRPr="00E34412">
              <w:rPr>
                <w:rFonts w:ascii="Arial" w:hAnsi="Arial" w:cs="Arial"/>
                <w:i/>
                <w:sz w:val="20"/>
                <w:szCs w:val="20"/>
                <w:lang w:val="es-419"/>
              </w:rPr>
              <w:t xml:space="preserve"> Crea, edita e interpreta apropiadamente elementos dimensionales aplicando comandos en </w:t>
            </w:r>
            <w:del w:id="56" w:author="ANDRES HUMBERTO OTALORA CARMONA" w:date="2024-02-09T18:23:00Z">
              <w:r w:rsidR="00481014" w:rsidRPr="00E34412" w:rsidDel="00DA47F0">
                <w:rPr>
                  <w:rFonts w:ascii="Arial" w:hAnsi="Arial" w:cs="Arial"/>
                  <w:i/>
                  <w:sz w:val="20"/>
                  <w:szCs w:val="20"/>
                  <w:lang w:val="es-419"/>
                </w:rPr>
                <w:delText>Auto</w:delText>
              </w:r>
            </w:del>
            <w:r w:rsidR="00481014" w:rsidRPr="00E34412">
              <w:rPr>
                <w:rFonts w:ascii="Arial" w:hAnsi="Arial" w:cs="Arial"/>
                <w:i/>
                <w:sz w:val="20"/>
                <w:szCs w:val="20"/>
                <w:lang w:val="es-419"/>
              </w:rPr>
              <w:t xml:space="preserve">CAD. </w:t>
            </w:r>
          </w:p>
          <w:p w14:paraId="2B1D7476" w14:textId="77777777" w:rsidR="00F546DD" w:rsidRPr="00E34412" w:rsidRDefault="00F546DD" w:rsidP="0015191E">
            <w:pPr>
              <w:ind w:left="883" w:hanging="425"/>
              <w:jc w:val="both"/>
              <w:rPr>
                <w:rFonts w:ascii="Arial" w:hAnsi="Arial" w:cs="Arial"/>
                <w:sz w:val="20"/>
                <w:szCs w:val="20"/>
                <w:lang w:val="es-419"/>
              </w:rPr>
            </w:pPr>
          </w:p>
          <w:p w14:paraId="2F6B59E9" w14:textId="7BE0D8DF" w:rsidR="00F546DD" w:rsidRPr="00E34412" w:rsidRDefault="009132A9" w:rsidP="0015191E">
            <w:pPr>
              <w:ind w:left="883" w:hanging="425"/>
              <w:jc w:val="both"/>
              <w:rPr>
                <w:rFonts w:ascii="Arial" w:hAnsi="Arial" w:cs="Arial"/>
                <w:sz w:val="20"/>
                <w:szCs w:val="20"/>
                <w:lang w:val="es-419"/>
              </w:rPr>
            </w:pPr>
            <w:r w:rsidRPr="00E34412">
              <w:rPr>
                <w:rFonts w:ascii="Arial" w:hAnsi="Arial" w:cs="Arial"/>
                <w:b/>
                <w:sz w:val="20"/>
                <w:szCs w:val="20"/>
                <w:lang w:val="es-419"/>
              </w:rPr>
              <w:t>1.5. Impresión</w:t>
            </w:r>
            <w:r w:rsidR="00F546DD" w:rsidRPr="00E34412">
              <w:rPr>
                <w:rFonts w:ascii="Arial" w:hAnsi="Arial" w:cs="Arial"/>
                <w:b/>
                <w:sz w:val="20"/>
                <w:szCs w:val="20"/>
                <w:lang w:val="es-419"/>
              </w:rPr>
              <w:t xml:space="preserve"> (</w:t>
            </w:r>
            <w:r w:rsidRPr="00E34412">
              <w:rPr>
                <w:rFonts w:ascii="Arial" w:hAnsi="Arial" w:cs="Arial"/>
                <w:b/>
                <w:sz w:val="20"/>
                <w:szCs w:val="20"/>
                <w:lang w:val="es-419"/>
              </w:rPr>
              <w:t>4</w:t>
            </w:r>
            <w:r w:rsidR="00F546DD" w:rsidRPr="00E34412">
              <w:rPr>
                <w:rFonts w:ascii="Arial" w:hAnsi="Arial" w:cs="Arial"/>
                <w:b/>
                <w:sz w:val="20"/>
                <w:szCs w:val="20"/>
                <w:lang w:val="es-419"/>
              </w:rPr>
              <w:t>,5</w:t>
            </w:r>
            <w:r w:rsidRPr="00E34412">
              <w:rPr>
                <w:rFonts w:ascii="Arial" w:hAnsi="Arial" w:cs="Arial"/>
                <w:b/>
                <w:sz w:val="20"/>
                <w:szCs w:val="20"/>
                <w:lang w:val="es-419"/>
              </w:rPr>
              <w:t xml:space="preserve"> h):</w:t>
            </w:r>
            <w:r w:rsidRPr="00E34412">
              <w:rPr>
                <w:rFonts w:ascii="Arial" w:hAnsi="Arial" w:cs="Arial"/>
                <w:sz w:val="20"/>
                <w:szCs w:val="20"/>
                <w:lang w:val="es-419"/>
              </w:rPr>
              <w:t xml:space="preserve"> Espacio papel y espacio modelo.</w:t>
            </w:r>
            <w:r w:rsidR="00F546DD" w:rsidRPr="00E34412">
              <w:rPr>
                <w:rFonts w:ascii="Arial" w:hAnsi="Arial" w:cs="Arial"/>
                <w:sz w:val="20"/>
                <w:szCs w:val="20"/>
                <w:lang w:val="es-419"/>
              </w:rPr>
              <w:t xml:space="preserve"> Asignaci</w:t>
            </w:r>
            <w:r w:rsidR="00DD150A" w:rsidRPr="00E34412">
              <w:rPr>
                <w:rFonts w:ascii="Arial" w:hAnsi="Arial" w:cs="Arial"/>
                <w:sz w:val="20"/>
                <w:szCs w:val="20"/>
                <w:lang w:val="es-419"/>
              </w:rPr>
              <w:t>ó</w:t>
            </w:r>
            <w:r w:rsidR="00F546DD" w:rsidRPr="00E34412">
              <w:rPr>
                <w:rFonts w:ascii="Arial" w:hAnsi="Arial" w:cs="Arial"/>
                <w:sz w:val="20"/>
                <w:szCs w:val="20"/>
                <w:lang w:val="es-419"/>
              </w:rPr>
              <w:t xml:space="preserve">n de </w:t>
            </w:r>
            <w:r w:rsidR="00DD150A" w:rsidRPr="00E34412">
              <w:rPr>
                <w:rFonts w:ascii="Arial" w:hAnsi="Arial" w:cs="Arial"/>
                <w:sz w:val="20"/>
                <w:szCs w:val="20"/>
                <w:lang w:val="es-419"/>
              </w:rPr>
              <w:t>escala</w:t>
            </w:r>
            <w:r w:rsidRPr="00E34412">
              <w:rPr>
                <w:rFonts w:ascii="Arial" w:hAnsi="Arial" w:cs="Arial"/>
                <w:sz w:val="20"/>
                <w:szCs w:val="20"/>
                <w:lang w:val="es-419"/>
              </w:rPr>
              <w:t xml:space="preserve">. </w:t>
            </w:r>
            <w:r w:rsidR="00DD150A" w:rsidRPr="00E34412">
              <w:rPr>
                <w:rFonts w:ascii="Arial" w:hAnsi="Arial" w:cs="Arial"/>
                <w:sz w:val="20"/>
                <w:szCs w:val="20"/>
                <w:lang w:val="es-419"/>
              </w:rPr>
              <w:t>Configuración</w:t>
            </w:r>
            <w:r w:rsidR="00F546DD" w:rsidRPr="00E34412">
              <w:rPr>
                <w:rFonts w:ascii="Arial" w:hAnsi="Arial" w:cs="Arial"/>
                <w:sz w:val="20"/>
                <w:szCs w:val="20"/>
                <w:lang w:val="es-419"/>
              </w:rPr>
              <w:t xml:space="preserve"> de </w:t>
            </w:r>
            <w:r w:rsidR="00DD150A" w:rsidRPr="00E34412">
              <w:rPr>
                <w:rFonts w:ascii="Arial" w:hAnsi="Arial" w:cs="Arial"/>
                <w:sz w:val="20"/>
                <w:szCs w:val="20"/>
                <w:lang w:val="es-419"/>
              </w:rPr>
              <w:t>impresora</w:t>
            </w:r>
            <w:r w:rsidRPr="00E34412">
              <w:rPr>
                <w:rFonts w:ascii="Arial" w:hAnsi="Arial" w:cs="Arial"/>
                <w:sz w:val="20"/>
                <w:szCs w:val="20"/>
                <w:lang w:val="es-419"/>
              </w:rPr>
              <w:t xml:space="preserve"> y trazadores (plotter). Configuración del trazado. Impresión. </w:t>
            </w:r>
            <w:r w:rsidR="00F546DD" w:rsidRPr="00E34412">
              <w:rPr>
                <w:rFonts w:ascii="Arial" w:hAnsi="Arial" w:cs="Arial"/>
                <w:sz w:val="20"/>
                <w:szCs w:val="20"/>
                <w:lang w:val="es-419"/>
              </w:rPr>
              <w:t>Coma</w:t>
            </w:r>
            <w:r w:rsidRPr="00E34412">
              <w:rPr>
                <w:rFonts w:ascii="Arial" w:hAnsi="Arial" w:cs="Arial"/>
                <w:sz w:val="20"/>
                <w:szCs w:val="20"/>
                <w:lang w:val="es-419"/>
              </w:rPr>
              <w:t>ndos</w:t>
            </w:r>
            <w:r w:rsidR="00F546DD" w:rsidRPr="00E34412">
              <w:rPr>
                <w:rFonts w:ascii="Arial" w:hAnsi="Arial" w:cs="Arial"/>
                <w:sz w:val="20"/>
                <w:szCs w:val="20"/>
                <w:lang w:val="es-419"/>
              </w:rPr>
              <w:t xml:space="preserve"> MVSETUP, PRINT, ZOOM </w:t>
            </w:r>
            <w:r w:rsidRPr="00E34412">
              <w:rPr>
                <w:rFonts w:ascii="Arial" w:hAnsi="Arial" w:cs="Arial"/>
                <w:sz w:val="20"/>
                <w:szCs w:val="20"/>
                <w:lang w:val="es-419"/>
              </w:rPr>
              <w:t>–</w:t>
            </w:r>
            <w:r w:rsidR="00F546DD" w:rsidRPr="00E34412">
              <w:rPr>
                <w:rFonts w:ascii="Arial" w:hAnsi="Arial" w:cs="Arial"/>
                <w:sz w:val="20"/>
                <w:szCs w:val="20"/>
                <w:lang w:val="es-419"/>
              </w:rPr>
              <w:t xml:space="preserve"> </w:t>
            </w:r>
            <w:proofErr w:type="spellStart"/>
            <w:r w:rsidR="00F546DD" w:rsidRPr="00E34412">
              <w:rPr>
                <w:rFonts w:ascii="Arial" w:hAnsi="Arial" w:cs="Arial"/>
                <w:sz w:val="20"/>
                <w:szCs w:val="20"/>
                <w:lang w:val="es-419"/>
              </w:rPr>
              <w:t>Scale</w:t>
            </w:r>
            <w:proofErr w:type="spellEnd"/>
            <w:r w:rsidRPr="00E34412">
              <w:rPr>
                <w:rFonts w:ascii="Arial" w:hAnsi="Arial" w:cs="Arial"/>
                <w:sz w:val="20"/>
                <w:szCs w:val="20"/>
                <w:lang w:val="es-419"/>
              </w:rPr>
              <w:t>.</w:t>
            </w:r>
            <w:r w:rsidR="00F546DD" w:rsidRPr="00E34412">
              <w:rPr>
                <w:rFonts w:ascii="Arial" w:hAnsi="Arial" w:cs="Arial"/>
                <w:sz w:val="20"/>
                <w:szCs w:val="20"/>
                <w:lang w:val="es-419"/>
              </w:rPr>
              <w:t xml:space="preserve"> </w:t>
            </w:r>
          </w:p>
          <w:p w14:paraId="65A1BFBC" w14:textId="77777777" w:rsidR="00F12DAB" w:rsidRPr="00E34412" w:rsidRDefault="00F12DAB" w:rsidP="0015191E">
            <w:pPr>
              <w:ind w:left="883" w:hanging="425"/>
              <w:jc w:val="both"/>
              <w:rPr>
                <w:rFonts w:ascii="Arial" w:hAnsi="Arial" w:cs="Arial"/>
                <w:sz w:val="20"/>
                <w:szCs w:val="20"/>
                <w:lang w:val="es-419"/>
              </w:rPr>
            </w:pPr>
          </w:p>
          <w:p w14:paraId="30575843" w14:textId="47E9302E" w:rsidR="00757B1A" w:rsidRPr="00E34412" w:rsidRDefault="00BA3B4C" w:rsidP="0015191E">
            <w:pPr>
              <w:ind w:left="883" w:hanging="425"/>
              <w:jc w:val="both"/>
              <w:rPr>
                <w:rFonts w:ascii="Arial" w:hAnsi="Arial" w:cs="Arial"/>
                <w:i/>
                <w:sz w:val="20"/>
                <w:szCs w:val="20"/>
                <w:lang w:val="es-419"/>
              </w:rPr>
            </w:pPr>
            <w:r w:rsidRPr="00E34412">
              <w:rPr>
                <w:rFonts w:ascii="Arial" w:hAnsi="Arial" w:cs="Arial"/>
                <w:b/>
                <w:i/>
                <w:sz w:val="20"/>
                <w:szCs w:val="20"/>
                <w:lang w:val="es-419"/>
              </w:rPr>
              <w:t>Objetivo específico</w:t>
            </w:r>
            <w:r w:rsidR="00F12DAB" w:rsidRPr="00E34412">
              <w:rPr>
                <w:rFonts w:ascii="Arial" w:hAnsi="Arial" w:cs="Arial"/>
                <w:b/>
                <w:i/>
                <w:sz w:val="20"/>
                <w:szCs w:val="20"/>
                <w:lang w:val="es-419"/>
              </w:rPr>
              <w:t>:</w:t>
            </w:r>
            <w:r w:rsidR="00F546DD" w:rsidRPr="00E34412">
              <w:rPr>
                <w:rFonts w:ascii="Arial" w:hAnsi="Arial" w:cs="Arial"/>
                <w:i/>
                <w:sz w:val="20"/>
                <w:szCs w:val="20"/>
                <w:lang w:val="es-419"/>
              </w:rPr>
              <w:t xml:space="preserve"> Al finalizar esta </w:t>
            </w:r>
            <w:r w:rsidR="00F12DAB" w:rsidRPr="00E34412">
              <w:rPr>
                <w:rFonts w:ascii="Arial" w:hAnsi="Arial" w:cs="Arial"/>
                <w:i/>
                <w:sz w:val="20"/>
                <w:szCs w:val="20"/>
                <w:lang w:val="es-419"/>
              </w:rPr>
              <w:t>semana</w:t>
            </w:r>
            <w:r w:rsidR="00F546DD" w:rsidRPr="00E34412">
              <w:rPr>
                <w:rFonts w:ascii="Arial" w:hAnsi="Arial" w:cs="Arial"/>
                <w:i/>
                <w:sz w:val="20"/>
                <w:szCs w:val="20"/>
                <w:lang w:val="es-419"/>
              </w:rPr>
              <w:t xml:space="preserve"> </w:t>
            </w:r>
            <w:r w:rsidR="00F12DAB" w:rsidRPr="00E34412">
              <w:rPr>
                <w:rFonts w:ascii="Arial" w:hAnsi="Arial" w:cs="Arial"/>
                <w:i/>
                <w:sz w:val="20"/>
                <w:szCs w:val="20"/>
                <w:lang w:val="es-419"/>
              </w:rPr>
              <w:t>el estudiante:</w:t>
            </w:r>
            <w:r w:rsidR="00757B1A" w:rsidRPr="00E34412">
              <w:rPr>
                <w:rFonts w:ascii="Arial" w:hAnsi="Arial" w:cs="Arial"/>
                <w:b/>
                <w:i/>
                <w:sz w:val="20"/>
                <w:szCs w:val="20"/>
                <w:lang w:val="es-419"/>
              </w:rPr>
              <w:t xml:space="preserve"> </w:t>
            </w:r>
            <w:r w:rsidR="00481014" w:rsidRPr="00E34412">
              <w:rPr>
                <w:rFonts w:ascii="Arial" w:hAnsi="Arial" w:cs="Arial"/>
                <w:i/>
                <w:sz w:val="20"/>
                <w:szCs w:val="20"/>
                <w:lang w:val="es-419"/>
              </w:rPr>
              <w:t xml:space="preserve">Diferencia y configura apropiadamente los parámetros para la impresión de planos realizados en </w:t>
            </w:r>
            <w:del w:id="57" w:author="ANDRES HUMBERTO OTALORA CARMONA" w:date="2024-02-09T18:23:00Z">
              <w:r w:rsidR="00481014" w:rsidRPr="00E34412" w:rsidDel="00DA47F0">
                <w:rPr>
                  <w:rFonts w:ascii="Arial" w:hAnsi="Arial" w:cs="Arial"/>
                  <w:i/>
                  <w:sz w:val="20"/>
                  <w:szCs w:val="20"/>
                  <w:lang w:val="es-419"/>
                </w:rPr>
                <w:delText>Auto</w:delText>
              </w:r>
            </w:del>
            <w:r w:rsidR="00481014" w:rsidRPr="00E34412">
              <w:rPr>
                <w:rFonts w:ascii="Arial" w:hAnsi="Arial" w:cs="Arial"/>
                <w:i/>
                <w:sz w:val="20"/>
                <w:szCs w:val="20"/>
                <w:lang w:val="es-419"/>
              </w:rPr>
              <w:t>CAD</w:t>
            </w:r>
            <w:r w:rsidR="00481014" w:rsidRPr="00E34412">
              <w:rPr>
                <w:rFonts w:ascii="Arial" w:hAnsi="Arial" w:cs="Arial"/>
                <w:b/>
                <w:i/>
                <w:sz w:val="20"/>
                <w:szCs w:val="20"/>
                <w:lang w:val="es-419"/>
              </w:rPr>
              <w:t>.</w:t>
            </w:r>
          </w:p>
          <w:p w14:paraId="5E3E46F8" w14:textId="77777777" w:rsidR="00757B1A" w:rsidRPr="00E34412" w:rsidRDefault="00757B1A" w:rsidP="0015191E">
            <w:pPr>
              <w:ind w:left="883" w:hanging="425"/>
              <w:jc w:val="both"/>
              <w:rPr>
                <w:rFonts w:ascii="Arial" w:hAnsi="Arial" w:cs="Arial"/>
                <w:bCs/>
                <w:sz w:val="20"/>
                <w:szCs w:val="20"/>
                <w:lang w:val="es-419"/>
              </w:rPr>
            </w:pPr>
          </w:p>
          <w:p w14:paraId="0F769093" w14:textId="0391ACFA" w:rsidR="00757B1A" w:rsidRPr="00E34412" w:rsidRDefault="009132A9" w:rsidP="0015191E">
            <w:pPr>
              <w:ind w:left="883" w:hanging="425"/>
              <w:jc w:val="both"/>
              <w:rPr>
                <w:rFonts w:ascii="Arial" w:hAnsi="Arial" w:cs="Arial"/>
                <w:bCs/>
                <w:sz w:val="20"/>
                <w:szCs w:val="20"/>
                <w:lang w:val="es-419"/>
              </w:rPr>
            </w:pPr>
            <w:r w:rsidRPr="00E34412">
              <w:rPr>
                <w:rFonts w:ascii="Arial" w:hAnsi="Arial" w:cs="Arial"/>
                <w:b/>
                <w:bCs/>
                <w:sz w:val="20"/>
                <w:szCs w:val="20"/>
                <w:lang w:val="es-419"/>
              </w:rPr>
              <w:t>1.</w:t>
            </w:r>
            <w:r w:rsidR="00757B1A" w:rsidRPr="00E34412">
              <w:rPr>
                <w:rFonts w:ascii="Arial" w:hAnsi="Arial" w:cs="Arial"/>
                <w:b/>
                <w:bCs/>
                <w:sz w:val="20"/>
                <w:szCs w:val="20"/>
                <w:lang w:val="es-419"/>
              </w:rPr>
              <w:t xml:space="preserve">6. </w:t>
            </w:r>
            <w:r w:rsidRPr="00E34412">
              <w:rPr>
                <w:rFonts w:ascii="Arial" w:hAnsi="Arial" w:cs="Arial"/>
                <w:b/>
                <w:bCs/>
                <w:sz w:val="20"/>
                <w:szCs w:val="20"/>
                <w:lang w:val="es-419"/>
              </w:rPr>
              <w:t xml:space="preserve">Proyecto de </w:t>
            </w:r>
            <w:r w:rsidRPr="00E34412">
              <w:rPr>
                <w:rFonts w:ascii="Arial" w:hAnsi="Arial" w:cs="Arial"/>
                <w:b/>
                <w:sz w:val="20"/>
                <w:szCs w:val="20"/>
              </w:rPr>
              <w:t>Dibujo Asistido por Computadora con AutoCAD</w:t>
            </w:r>
            <w:r w:rsidRPr="00E34412">
              <w:rPr>
                <w:rFonts w:ascii="Arial" w:hAnsi="Arial" w:cs="Arial"/>
                <w:bCs/>
                <w:sz w:val="20"/>
                <w:szCs w:val="20"/>
                <w:lang w:val="es-419"/>
              </w:rPr>
              <w:t xml:space="preserve"> </w:t>
            </w:r>
            <w:r w:rsidR="00757B1A" w:rsidRPr="00E34412">
              <w:rPr>
                <w:rFonts w:ascii="Arial" w:hAnsi="Arial" w:cs="Arial"/>
                <w:bCs/>
                <w:sz w:val="20"/>
                <w:szCs w:val="20"/>
                <w:lang w:val="es-419"/>
              </w:rPr>
              <w:t>(6 h</w:t>
            </w:r>
            <w:r w:rsidRPr="00E34412">
              <w:rPr>
                <w:rFonts w:ascii="Arial" w:hAnsi="Arial" w:cs="Arial"/>
                <w:bCs/>
                <w:sz w:val="20"/>
                <w:szCs w:val="20"/>
                <w:lang w:val="es-419"/>
              </w:rPr>
              <w:t xml:space="preserve">): </w:t>
            </w:r>
            <w:proofErr w:type="spellStart"/>
            <w:r w:rsidR="00757B1A" w:rsidRPr="00E34412">
              <w:rPr>
                <w:rFonts w:ascii="Arial" w:hAnsi="Arial" w:cs="Arial"/>
                <w:bCs/>
                <w:sz w:val="20"/>
                <w:szCs w:val="20"/>
                <w:lang w:val="es-419"/>
              </w:rPr>
              <w:t>Layers</w:t>
            </w:r>
            <w:proofErr w:type="spellEnd"/>
            <w:r w:rsidR="00757B1A" w:rsidRPr="00E34412">
              <w:rPr>
                <w:rFonts w:ascii="Arial" w:hAnsi="Arial" w:cs="Arial"/>
                <w:bCs/>
                <w:sz w:val="20"/>
                <w:szCs w:val="20"/>
                <w:lang w:val="es-419"/>
              </w:rPr>
              <w:t>, papel</w:t>
            </w:r>
            <w:r w:rsidRPr="00E34412">
              <w:rPr>
                <w:rFonts w:ascii="Arial" w:hAnsi="Arial" w:cs="Arial"/>
                <w:bCs/>
                <w:sz w:val="20"/>
                <w:szCs w:val="20"/>
                <w:lang w:val="es-419"/>
              </w:rPr>
              <w:t>. Text</w:t>
            </w:r>
            <w:r w:rsidR="00BA3B4C" w:rsidRPr="00E34412">
              <w:rPr>
                <w:rFonts w:ascii="Arial" w:hAnsi="Arial" w:cs="Arial"/>
                <w:bCs/>
                <w:sz w:val="20"/>
                <w:szCs w:val="20"/>
                <w:lang w:val="es-419"/>
              </w:rPr>
              <w:t>o</w:t>
            </w:r>
            <w:r w:rsidRPr="00E34412">
              <w:rPr>
                <w:rFonts w:ascii="Arial" w:hAnsi="Arial" w:cs="Arial"/>
                <w:bCs/>
                <w:sz w:val="20"/>
                <w:szCs w:val="20"/>
                <w:lang w:val="es-419"/>
              </w:rPr>
              <w:t xml:space="preserve"> menor, text</w:t>
            </w:r>
            <w:r w:rsidR="00BA3B4C" w:rsidRPr="00E34412">
              <w:rPr>
                <w:rFonts w:ascii="Arial" w:hAnsi="Arial" w:cs="Arial"/>
                <w:bCs/>
                <w:sz w:val="20"/>
                <w:szCs w:val="20"/>
                <w:lang w:val="es-419"/>
              </w:rPr>
              <w:t>o</w:t>
            </w:r>
            <w:r w:rsidRPr="00E34412">
              <w:rPr>
                <w:rFonts w:ascii="Arial" w:hAnsi="Arial" w:cs="Arial"/>
                <w:bCs/>
                <w:sz w:val="20"/>
                <w:szCs w:val="20"/>
                <w:lang w:val="es-419"/>
              </w:rPr>
              <w:t xml:space="preserve"> mayor. </w:t>
            </w:r>
            <w:r w:rsidR="00757B1A" w:rsidRPr="00E34412">
              <w:rPr>
                <w:rFonts w:ascii="Arial" w:hAnsi="Arial" w:cs="Arial"/>
                <w:bCs/>
                <w:sz w:val="20"/>
                <w:szCs w:val="20"/>
                <w:lang w:val="es-419"/>
              </w:rPr>
              <w:t>P</w:t>
            </w:r>
            <w:r w:rsidRPr="00E34412">
              <w:rPr>
                <w:rFonts w:ascii="Arial" w:hAnsi="Arial" w:cs="Arial"/>
                <w:bCs/>
                <w:sz w:val="20"/>
                <w:szCs w:val="20"/>
                <w:lang w:val="es-419"/>
              </w:rPr>
              <w:t>l</w:t>
            </w:r>
            <w:r w:rsidR="00757B1A" w:rsidRPr="00E34412">
              <w:rPr>
                <w:rFonts w:ascii="Arial" w:hAnsi="Arial" w:cs="Arial"/>
                <w:bCs/>
                <w:sz w:val="20"/>
                <w:szCs w:val="20"/>
                <w:lang w:val="es-419"/>
              </w:rPr>
              <w:t>anos de refere</w:t>
            </w:r>
            <w:r w:rsidRPr="00E34412">
              <w:rPr>
                <w:rFonts w:ascii="Arial" w:hAnsi="Arial" w:cs="Arial"/>
                <w:bCs/>
                <w:sz w:val="20"/>
                <w:szCs w:val="20"/>
                <w:lang w:val="es-419"/>
              </w:rPr>
              <w:t xml:space="preserve">ncia para posiciones espaciales. </w:t>
            </w:r>
            <w:proofErr w:type="spellStart"/>
            <w:r w:rsidRPr="00E34412">
              <w:rPr>
                <w:rFonts w:ascii="Arial" w:hAnsi="Arial" w:cs="Arial"/>
                <w:bCs/>
                <w:sz w:val="20"/>
                <w:szCs w:val="20"/>
                <w:lang w:val="es-419"/>
              </w:rPr>
              <w:t>Limits</w:t>
            </w:r>
            <w:proofErr w:type="spellEnd"/>
            <w:r w:rsidRPr="00E34412">
              <w:rPr>
                <w:rFonts w:ascii="Arial" w:hAnsi="Arial" w:cs="Arial"/>
                <w:bCs/>
                <w:sz w:val="20"/>
                <w:szCs w:val="20"/>
                <w:lang w:val="es-419"/>
              </w:rPr>
              <w:t>. Coordenadas cartesianas X, Y, Z. C</w:t>
            </w:r>
            <w:r w:rsidR="00757B1A" w:rsidRPr="00E34412">
              <w:rPr>
                <w:rFonts w:ascii="Arial" w:hAnsi="Arial" w:cs="Arial"/>
                <w:bCs/>
                <w:sz w:val="20"/>
                <w:szCs w:val="20"/>
                <w:lang w:val="es-419"/>
              </w:rPr>
              <w:t>oo</w:t>
            </w:r>
            <w:r w:rsidRPr="00E34412">
              <w:rPr>
                <w:rFonts w:ascii="Arial" w:hAnsi="Arial" w:cs="Arial"/>
                <w:bCs/>
                <w:sz w:val="20"/>
                <w:szCs w:val="20"/>
                <w:lang w:val="es-419"/>
              </w:rPr>
              <w:t xml:space="preserve">rdenadas relativas posicionales. </w:t>
            </w:r>
            <w:r w:rsidR="00757B1A" w:rsidRPr="00E34412">
              <w:rPr>
                <w:rFonts w:ascii="Arial" w:hAnsi="Arial" w:cs="Arial"/>
                <w:bCs/>
                <w:sz w:val="20"/>
                <w:szCs w:val="20"/>
                <w:lang w:val="es-419"/>
              </w:rPr>
              <w:t xml:space="preserve">Coordenadas </w:t>
            </w:r>
            <w:r w:rsidR="00DD150A" w:rsidRPr="00E34412">
              <w:rPr>
                <w:rFonts w:ascii="Arial" w:hAnsi="Arial" w:cs="Arial"/>
                <w:bCs/>
                <w:sz w:val="20"/>
                <w:szCs w:val="20"/>
                <w:lang w:val="es-419"/>
              </w:rPr>
              <w:t>geográficas</w:t>
            </w:r>
            <w:r w:rsidRPr="00E34412">
              <w:rPr>
                <w:rFonts w:ascii="Arial" w:hAnsi="Arial" w:cs="Arial"/>
                <w:bCs/>
                <w:sz w:val="20"/>
                <w:szCs w:val="20"/>
                <w:lang w:val="es-419"/>
              </w:rPr>
              <w:t xml:space="preserve">. </w:t>
            </w:r>
          </w:p>
          <w:p w14:paraId="20011438" w14:textId="77777777" w:rsidR="00757B1A" w:rsidRPr="00E34412" w:rsidRDefault="00757B1A" w:rsidP="0015191E">
            <w:pPr>
              <w:ind w:left="883" w:hanging="425"/>
              <w:jc w:val="both"/>
              <w:rPr>
                <w:rFonts w:ascii="Arial" w:hAnsi="Arial" w:cs="Arial"/>
                <w:bCs/>
                <w:sz w:val="20"/>
                <w:szCs w:val="20"/>
                <w:lang w:val="es-419"/>
              </w:rPr>
            </w:pPr>
          </w:p>
          <w:p w14:paraId="608881E0" w14:textId="77777777" w:rsidR="00BA3B4C" w:rsidRPr="00E34412" w:rsidRDefault="00757B1A" w:rsidP="0015191E">
            <w:pPr>
              <w:ind w:left="883" w:hanging="425"/>
              <w:jc w:val="both"/>
              <w:rPr>
                <w:rFonts w:ascii="Arial" w:hAnsi="Arial" w:cs="Arial"/>
                <w:bCs/>
                <w:i/>
                <w:sz w:val="20"/>
                <w:szCs w:val="20"/>
                <w:lang w:val="es-419"/>
              </w:rPr>
            </w:pPr>
            <w:r w:rsidRPr="00E34412">
              <w:rPr>
                <w:rFonts w:ascii="Arial" w:hAnsi="Arial" w:cs="Arial"/>
                <w:b/>
                <w:bCs/>
                <w:i/>
                <w:sz w:val="20"/>
                <w:szCs w:val="20"/>
                <w:lang w:val="es-419"/>
              </w:rPr>
              <w:t xml:space="preserve">Objetivos </w:t>
            </w:r>
            <w:r w:rsidR="009132A9" w:rsidRPr="00E34412">
              <w:rPr>
                <w:rFonts w:ascii="Arial" w:hAnsi="Arial" w:cs="Arial"/>
                <w:b/>
                <w:bCs/>
                <w:i/>
                <w:sz w:val="20"/>
                <w:szCs w:val="20"/>
                <w:lang w:val="es-419"/>
              </w:rPr>
              <w:t>específicos</w:t>
            </w:r>
            <w:r w:rsidRPr="00E34412">
              <w:rPr>
                <w:rFonts w:ascii="Arial" w:hAnsi="Arial" w:cs="Arial"/>
                <w:b/>
                <w:bCs/>
                <w:i/>
                <w:sz w:val="20"/>
                <w:szCs w:val="20"/>
                <w:lang w:val="es-419"/>
              </w:rPr>
              <w:t xml:space="preserve">: </w:t>
            </w:r>
            <w:r w:rsidRPr="00E34412">
              <w:rPr>
                <w:rFonts w:ascii="Arial" w:hAnsi="Arial" w:cs="Arial"/>
                <w:bCs/>
                <w:i/>
                <w:sz w:val="20"/>
                <w:szCs w:val="20"/>
                <w:lang w:val="es-419"/>
              </w:rPr>
              <w:t xml:space="preserve">Al finalizar esta </w:t>
            </w:r>
            <w:r w:rsidR="006300CC" w:rsidRPr="00E34412">
              <w:rPr>
                <w:rFonts w:ascii="Arial" w:hAnsi="Arial" w:cs="Arial"/>
                <w:bCs/>
                <w:i/>
                <w:sz w:val="20"/>
                <w:szCs w:val="20"/>
                <w:lang w:val="es-419"/>
              </w:rPr>
              <w:t>unidad el estudiante:</w:t>
            </w:r>
            <w:r w:rsidR="00BA3B4C" w:rsidRPr="00E34412">
              <w:rPr>
                <w:rFonts w:ascii="Arial" w:hAnsi="Arial" w:cs="Arial"/>
                <w:bCs/>
                <w:i/>
                <w:sz w:val="20"/>
                <w:szCs w:val="20"/>
                <w:lang w:val="es-419"/>
              </w:rPr>
              <w:t xml:space="preserve"> </w:t>
            </w:r>
          </w:p>
          <w:p w14:paraId="0818D245" w14:textId="478631E8" w:rsidR="00BA3B4C" w:rsidRPr="00E34412" w:rsidRDefault="00BA3B4C" w:rsidP="0015191E">
            <w:pPr>
              <w:pStyle w:val="ListParagraph"/>
              <w:numPr>
                <w:ilvl w:val="0"/>
                <w:numId w:val="41"/>
              </w:numPr>
              <w:ind w:left="883"/>
              <w:jc w:val="both"/>
              <w:rPr>
                <w:rFonts w:ascii="Arial" w:hAnsi="Arial" w:cs="Arial"/>
                <w:bCs/>
                <w:i/>
                <w:sz w:val="20"/>
                <w:szCs w:val="20"/>
                <w:lang w:val="es-419"/>
              </w:rPr>
            </w:pPr>
            <w:r w:rsidRPr="00E34412">
              <w:rPr>
                <w:rFonts w:ascii="Arial" w:hAnsi="Arial" w:cs="Arial"/>
                <w:bCs/>
                <w:i/>
                <w:sz w:val="20"/>
                <w:szCs w:val="20"/>
                <w:lang w:val="es-419"/>
              </w:rPr>
              <w:t xml:space="preserve">Realiza un proyecto con elementos eléctricos configurando apropiadamente el plano de proyecto en </w:t>
            </w:r>
            <w:del w:id="58" w:author="ANDRES HUMBERTO OTALORA CARMONA" w:date="2024-02-09T18:24:00Z">
              <w:r w:rsidRPr="00E34412" w:rsidDel="00CD02B0">
                <w:rPr>
                  <w:rFonts w:ascii="Arial" w:hAnsi="Arial" w:cs="Arial"/>
                  <w:bCs/>
                  <w:i/>
                  <w:sz w:val="20"/>
                  <w:szCs w:val="20"/>
                  <w:lang w:val="es-419"/>
                </w:rPr>
                <w:delText>Auto</w:delText>
              </w:r>
            </w:del>
            <w:r w:rsidRPr="00E34412">
              <w:rPr>
                <w:rFonts w:ascii="Arial" w:hAnsi="Arial" w:cs="Arial"/>
                <w:bCs/>
                <w:i/>
                <w:sz w:val="20"/>
                <w:szCs w:val="20"/>
                <w:lang w:val="es-419"/>
              </w:rPr>
              <w:t>CAD.</w:t>
            </w:r>
          </w:p>
          <w:p w14:paraId="175E10B8" w14:textId="457B62A5" w:rsidR="008B4462" w:rsidRPr="00E34412" w:rsidRDefault="00BA3B4C" w:rsidP="0015191E">
            <w:pPr>
              <w:pStyle w:val="ListParagraph"/>
              <w:numPr>
                <w:ilvl w:val="0"/>
                <w:numId w:val="41"/>
              </w:numPr>
              <w:spacing w:after="200" w:line="276" w:lineRule="auto"/>
              <w:ind w:left="883"/>
              <w:jc w:val="both"/>
              <w:rPr>
                <w:rFonts w:ascii="Arial" w:hAnsi="Arial" w:cs="Arial"/>
                <w:bCs/>
                <w:i/>
                <w:sz w:val="20"/>
                <w:szCs w:val="20"/>
                <w:lang w:val="es-419"/>
              </w:rPr>
            </w:pPr>
            <w:r w:rsidRPr="00E34412">
              <w:rPr>
                <w:rFonts w:ascii="Arial" w:hAnsi="Arial" w:cs="Arial"/>
                <w:bCs/>
                <w:i/>
                <w:sz w:val="20"/>
                <w:szCs w:val="20"/>
                <w:lang w:val="es-419"/>
              </w:rPr>
              <w:t>Imprime</w:t>
            </w:r>
            <w:r w:rsidRPr="00E34412">
              <w:rPr>
                <w:rFonts w:ascii="Arial" w:hAnsi="Arial" w:cs="Arial"/>
                <w:b/>
                <w:bCs/>
                <w:i/>
                <w:sz w:val="20"/>
                <w:szCs w:val="20"/>
                <w:lang w:val="es-419"/>
              </w:rPr>
              <w:t xml:space="preserve"> </w:t>
            </w:r>
            <w:r w:rsidRPr="00E34412">
              <w:rPr>
                <w:rFonts w:ascii="Arial" w:hAnsi="Arial" w:cs="Arial"/>
                <w:bCs/>
                <w:i/>
                <w:sz w:val="20"/>
                <w:szCs w:val="20"/>
                <w:lang w:val="es-419"/>
              </w:rPr>
              <w:t xml:space="preserve">la planta, el perfil o la sección transversal del proyecto con una configuración adecuada. </w:t>
            </w:r>
          </w:p>
          <w:p w14:paraId="1980DDC3" w14:textId="14B1DE9A" w:rsidR="00023103" w:rsidRPr="00E34412" w:rsidRDefault="00023103" w:rsidP="00BA3B4C">
            <w:pPr>
              <w:ind w:left="458" w:hanging="425"/>
              <w:rPr>
                <w:rFonts w:ascii="Arial" w:hAnsi="Arial" w:cs="Arial"/>
                <w:b/>
                <w:sz w:val="20"/>
                <w:szCs w:val="20"/>
              </w:rPr>
            </w:pPr>
            <w:r w:rsidRPr="00E34412">
              <w:rPr>
                <w:rFonts w:ascii="Arial" w:hAnsi="Arial" w:cs="Arial"/>
                <w:b/>
                <w:sz w:val="20"/>
                <w:szCs w:val="20"/>
                <w:lang w:val="es-419"/>
              </w:rPr>
              <w:t xml:space="preserve">Módulo 2. </w:t>
            </w:r>
            <w:r w:rsidRPr="00E34412">
              <w:rPr>
                <w:rFonts w:ascii="Arial" w:hAnsi="Arial" w:cs="Arial"/>
                <w:b/>
                <w:sz w:val="20"/>
                <w:szCs w:val="20"/>
              </w:rPr>
              <w:t>Sistemas de Información Geográfica.</w:t>
            </w:r>
          </w:p>
          <w:p w14:paraId="6C5B0CED" w14:textId="7C0BDE59" w:rsidR="00023103" w:rsidRPr="00E34412" w:rsidRDefault="00023103" w:rsidP="00BA3B4C">
            <w:pPr>
              <w:ind w:left="883" w:hanging="425"/>
              <w:rPr>
                <w:rFonts w:ascii="Arial" w:hAnsi="Arial" w:cs="Arial"/>
                <w:b/>
                <w:sz w:val="20"/>
                <w:szCs w:val="20"/>
              </w:rPr>
            </w:pPr>
          </w:p>
          <w:p w14:paraId="6E5DFF14" w14:textId="2ECF267B" w:rsidR="00023103" w:rsidRPr="00E34412" w:rsidRDefault="00023103" w:rsidP="00BA3B4C">
            <w:pPr>
              <w:ind w:left="883" w:hanging="425"/>
              <w:rPr>
                <w:rFonts w:ascii="Arial" w:hAnsi="Arial" w:cs="Arial"/>
                <w:sz w:val="20"/>
                <w:szCs w:val="20"/>
              </w:rPr>
            </w:pPr>
            <w:r w:rsidRPr="00E34412">
              <w:rPr>
                <w:rFonts w:ascii="Arial" w:hAnsi="Arial" w:cs="Arial"/>
                <w:b/>
                <w:sz w:val="20"/>
                <w:szCs w:val="20"/>
              </w:rPr>
              <w:t>2.1. Introducción</w:t>
            </w:r>
            <w:r w:rsidR="00CA5145" w:rsidRPr="00E34412">
              <w:rPr>
                <w:rFonts w:ascii="Arial" w:hAnsi="Arial" w:cs="Arial"/>
                <w:b/>
                <w:sz w:val="20"/>
                <w:szCs w:val="20"/>
              </w:rPr>
              <w:t xml:space="preserve"> (4,5 h)</w:t>
            </w:r>
            <w:r w:rsidR="0069332F" w:rsidRPr="00E34412">
              <w:rPr>
                <w:rFonts w:ascii="Arial" w:hAnsi="Arial" w:cs="Arial"/>
                <w:b/>
                <w:sz w:val="20"/>
                <w:szCs w:val="20"/>
              </w:rPr>
              <w:t xml:space="preserve">. </w:t>
            </w:r>
            <w:r w:rsidR="0069332F" w:rsidRPr="00E34412">
              <w:rPr>
                <w:rFonts w:ascii="Arial" w:hAnsi="Arial" w:cs="Arial"/>
                <w:sz w:val="20"/>
                <w:szCs w:val="20"/>
              </w:rPr>
              <w:t>Sistemas de información geográfica. Fundamentos. Pr</w:t>
            </w:r>
            <w:r w:rsidR="00CA5145" w:rsidRPr="00E34412">
              <w:rPr>
                <w:rFonts w:ascii="Arial" w:hAnsi="Arial" w:cs="Arial"/>
                <w:sz w:val="20"/>
                <w:szCs w:val="20"/>
              </w:rPr>
              <w:t>oy</w:t>
            </w:r>
            <w:r w:rsidR="0069332F" w:rsidRPr="00E34412">
              <w:rPr>
                <w:rFonts w:ascii="Arial" w:hAnsi="Arial" w:cs="Arial"/>
                <w:sz w:val="20"/>
                <w:szCs w:val="20"/>
              </w:rPr>
              <w:t>ecciones y origen de coordenadas.</w:t>
            </w:r>
            <w:r w:rsidR="0069332F" w:rsidRPr="00E34412">
              <w:rPr>
                <w:rFonts w:ascii="Arial" w:hAnsi="Arial" w:cs="Arial"/>
                <w:b/>
                <w:sz w:val="20"/>
                <w:szCs w:val="20"/>
              </w:rPr>
              <w:t xml:space="preserve"> </w:t>
            </w:r>
            <w:ins w:id="59" w:author="ANDRES HUMBERTO OTALORA CARMONA" w:date="2024-02-08T06:44:00Z">
              <w:r w:rsidR="00A142EF" w:rsidRPr="009D173E">
                <w:rPr>
                  <w:rFonts w:ascii="Arial" w:hAnsi="Arial" w:cs="Arial"/>
                  <w:bCs/>
                  <w:sz w:val="20"/>
                  <w:szCs w:val="20"/>
                </w:rPr>
                <w:t xml:space="preserve">Simbología, </w:t>
              </w:r>
              <w:r w:rsidR="00E25064" w:rsidRPr="009D173E">
                <w:rPr>
                  <w:rFonts w:ascii="Arial" w:hAnsi="Arial" w:cs="Arial"/>
                  <w:bCs/>
                  <w:sz w:val="20"/>
                  <w:szCs w:val="20"/>
                </w:rPr>
                <w:t>y estadísticas generales. Tablas relacionales.</w:t>
              </w:r>
            </w:ins>
          </w:p>
          <w:p w14:paraId="72286C28" w14:textId="2E00564A" w:rsidR="00CA5145" w:rsidRPr="00E34412" w:rsidRDefault="00CA5145" w:rsidP="00BA3B4C">
            <w:pPr>
              <w:ind w:left="883" w:hanging="425"/>
              <w:rPr>
                <w:rFonts w:ascii="Arial" w:hAnsi="Arial" w:cs="Arial"/>
                <w:sz w:val="20"/>
                <w:szCs w:val="20"/>
              </w:rPr>
            </w:pPr>
          </w:p>
          <w:p w14:paraId="5DFB285A" w14:textId="4C259933" w:rsidR="00CA5145" w:rsidRPr="00E34412" w:rsidRDefault="00CA5145" w:rsidP="00BA3B4C">
            <w:pPr>
              <w:ind w:left="883" w:hanging="425"/>
              <w:rPr>
                <w:rFonts w:ascii="Arial" w:hAnsi="Arial" w:cs="Arial"/>
                <w:i/>
                <w:sz w:val="20"/>
                <w:szCs w:val="20"/>
              </w:rPr>
            </w:pPr>
            <w:r w:rsidRPr="00E34412">
              <w:rPr>
                <w:rFonts w:ascii="Arial" w:hAnsi="Arial" w:cs="Arial"/>
                <w:b/>
                <w:i/>
                <w:sz w:val="20"/>
                <w:szCs w:val="20"/>
              </w:rPr>
              <w:t>Objetivo específico:</w:t>
            </w:r>
            <w:r w:rsidRPr="00E34412">
              <w:rPr>
                <w:rFonts w:ascii="Arial" w:hAnsi="Arial" w:cs="Arial"/>
                <w:i/>
                <w:sz w:val="20"/>
                <w:szCs w:val="20"/>
              </w:rPr>
              <w:t xml:space="preserve"> </w:t>
            </w:r>
            <w:r w:rsidRPr="00E34412">
              <w:rPr>
                <w:rFonts w:ascii="Arial" w:hAnsi="Arial" w:cs="Arial"/>
                <w:i/>
                <w:sz w:val="20"/>
                <w:szCs w:val="20"/>
                <w:lang w:val="es-419"/>
              </w:rPr>
              <w:t xml:space="preserve">Al finalizar esta unidad el estudiante: Comprende los conceptos y fundamentos básicos de los sistemas de información geográfica. </w:t>
            </w:r>
          </w:p>
          <w:p w14:paraId="6D30A86B" w14:textId="77777777" w:rsidR="00CA5145" w:rsidRPr="00E34412" w:rsidRDefault="00CA5145" w:rsidP="00BA3B4C">
            <w:pPr>
              <w:ind w:left="883" w:hanging="425"/>
              <w:rPr>
                <w:rFonts w:ascii="Arial" w:hAnsi="Arial" w:cs="Arial"/>
                <w:sz w:val="20"/>
                <w:szCs w:val="20"/>
              </w:rPr>
            </w:pPr>
          </w:p>
          <w:p w14:paraId="33D3A083" w14:textId="77777777" w:rsidR="009D173E" w:rsidRDefault="00CA5145" w:rsidP="0015191E">
            <w:pPr>
              <w:ind w:left="883" w:hanging="425"/>
              <w:jc w:val="both"/>
              <w:rPr>
                <w:ins w:id="60" w:author="ANDRES HUMBERTO OTALORA CARMONA" w:date="2024-02-08T06:46:00Z"/>
                <w:rFonts w:ascii="Arial" w:hAnsi="Arial" w:cs="Arial"/>
                <w:sz w:val="20"/>
                <w:szCs w:val="20"/>
              </w:rPr>
            </w:pPr>
            <w:r w:rsidRPr="00E34412">
              <w:rPr>
                <w:rFonts w:ascii="Arial" w:hAnsi="Arial" w:cs="Arial"/>
                <w:b/>
                <w:sz w:val="20"/>
                <w:szCs w:val="20"/>
              </w:rPr>
              <w:t>2.2 Definición y edición de elementos (9 h).</w:t>
            </w:r>
            <w:r w:rsidRPr="00E34412">
              <w:rPr>
                <w:rFonts w:ascii="Arial" w:hAnsi="Arial" w:cs="Arial"/>
                <w:sz w:val="20"/>
                <w:szCs w:val="20"/>
              </w:rPr>
              <w:t xml:space="preserve"> Bases de datos y su manejo en SIG. Definición de elementos de un SIG (</w:t>
            </w:r>
            <w:proofErr w:type="spellStart"/>
            <w:r w:rsidRPr="00E34412">
              <w:rPr>
                <w:rFonts w:ascii="Arial" w:hAnsi="Arial" w:cs="Arial"/>
                <w:sz w:val="20"/>
                <w:szCs w:val="20"/>
              </w:rPr>
              <w:t>shapes</w:t>
            </w:r>
            <w:proofErr w:type="spellEnd"/>
            <w:r w:rsidRPr="00E34412">
              <w:rPr>
                <w:rFonts w:ascii="Arial" w:hAnsi="Arial" w:cs="Arial"/>
                <w:sz w:val="20"/>
                <w:szCs w:val="20"/>
              </w:rPr>
              <w:t xml:space="preserve">, </w:t>
            </w:r>
            <w:proofErr w:type="spellStart"/>
            <w:r w:rsidRPr="00E34412">
              <w:rPr>
                <w:rFonts w:ascii="Arial" w:hAnsi="Arial" w:cs="Arial"/>
                <w:sz w:val="20"/>
                <w:szCs w:val="20"/>
              </w:rPr>
              <w:t>raster</w:t>
            </w:r>
            <w:proofErr w:type="spellEnd"/>
            <w:r w:rsidRPr="00E34412">
              <w:rPr>
                <w:rFonts w:ascii="Arial" w:hAnsi="Arial" w:cs="Arial"/>
                <w:sz w:val="20"/>
                <w:szCs w:val="20"/>
              </w:rPr>
              <w:t xml:space="preserve">, vectores, etc.). Edición de elementos. Digitalización y entrada de entidades. Creación y edición de tablas relacionales. </w:t>
            </w:r>
            <w:ins w:id="61" w:author="ANDRES HUMBERTO OTALORA CARMONA" w:date="2024-02-08T06:46:00Z">
              <w:r w:rsidR="009D173E">
                <w:rPr>
                  <w:rFonts w:ascii="Arial" w:hAnsi="Arial" w:cs="Arial"/>
                  <w:sz w:val="20"/>
                  <w:szCs w:val="20"/>
                </w:rPr>
                <w:t>Ejercicio de aplicación (proyecto aplicado en ingeniería eléctrica).</w:t>
              </w:r>
            </w:ins>
          </w:p>
          <w:p w14:paraId="38F04D8E" w14:textId="77777777" w:rsidR="009D173E" w:rsidRPr="00E34412" w:rsidRDefault="009D173E" w:rsidP="009D173E">
            <w:pPr>
              <w:ind w:left="883" w:hanging="425"/>
              <w:rPr>
                <w:ins w:id="62" w:author="ANDRES HUMBERTO OTALORA CARMONA" w:date="2024-02-08T06:46:00Z"/>
                <w:rFonts w:ascii="Arial" w:hAnsi="Arial" w:cs="Arial"/>
                <w:sz w:val="20"/>
                <w:szCs w:val="20"/>
              </w:rPr>
            </w:pPr>
          </w:p>
          <w:p w14:paraId="5BF503DD" w14:textId="2CECC703" w:rsidR="00CA5145" w:rsidRPr="00E34412" w:rsidRDefault="00CA5145" w:rsidP="009D173E">
            <w:pPr>
              <w:rPr>
                <w:rFonts w:ascii="Arial" w:hAnsi="Arial" w:cs="Arial"/>
                <w:i/>
                <w:sz w:val="20"/>
                <w:szCs w:val="20"/>
                <w:lang w:val="es-419"/>
              </w:rPr>
            </w:pPr>
            <w:r w:rsidRPr="00E34412">
              <w:rPr>
                <w:rFonts w:ascii="Arial" w:hAnsi="Arial" w:cs="Arial"/>
                <w:b/>
                <w:sz w:val="20"/>
                <w:szCs w:val="20"/>
              </w:rPr>
              <w:t>Objetivos específicos:</w:t>
            </w:r>
            <w:r w:rsidRPr="00E34412">
              <w:rPr>
                <w:rFonts w:ascii="Arial" w:hAnsi="Arial" w:cs="Arial"/>
                <w:sz w:val="20"/>
                <w:szCs w:val="20"/>
              </w:rPr>
              <w:t xml:space="preserve"> </w:t>
            </w:r>
            <w:r w:rsidRPr="00E34412">
              <w:rPr>
                <w:rFonts w:ascii="Arial" w:hAnsi="Arial" w:cs="Arial"/>
                <w:i/>
                <w:sz w:val="20"/>
                <w:szCs w:val="20"/>
                <w:lang w:val="es-419"/>
              </w:rPr>
              <w:t xml:space="preserve">Al finalizar esta unidad el estudiante: </w:t>
            </w:r>
          </w:p>
          <w:p w14:paraId="7E0A8AA0" w14:textId="7AF2CEF2" w:rsidR="00CA5145" w:rsidRPr="00E34412" w:rsidRDefault="00CA5145" w:rsidP="00BA3B4C">
            <w:pPr>
              <w:pStyle w:val="ListParagraph"/>
              <w:numPr>
                <w:ilvl w:val="0"/>
                <w:numId w:val="37"/>
              </w:numPr>
              <w:ind w:left="883" w:hanging="425"/>
              <w:rPr>
                <w:rFonts w:ascii="Arial" w:hAnsi="Arial" w:cs="Arial"/>
                <w:sz w:val="20"/>
                <w:szCs w:val="20"/>
              </w:rPr>
            </w:pPr>
            <w:r w:rsidRPr="00E34412">
              <w:rPr>
                <w:rFonts w:ascii="Arial" w:hAnsi="Arial" w:cs="Arial"/>
                <w:i/>
                <w:sz w:val="20"/>
                <w:szCs w:val="20"/>
                <w:lang w:val="es-419"/>
              </w:rPr>
              <w:t xml:space="preserve">Comprende </w:t>
            </w:r>
            <w:r w:rsidR="00C956E3" w:rsidRPr="00E34412">
              <w:rPr>
                <w:rFonts w:ascii="Arial" w:hAnsi="Arial" w:cs="Arial"/>
                <w:i/>
                <w:sz w:val="20"/>
                <w:szCs w:val="20"/>
                <w:lang w:val="es-419"/>
              </w:rPr>
              <w:t xml:space="preserve">el uso de las bases de datos en </w:t>
            </w:r>
            <w:r w:rsidR="000100B6" w:rsidRPr="00E34412">
              <w:rPr>
                <w:rFonts w:ascii="Arial" w:hAnsi="Arial" w:cs="Arial"/>
                <w:i/>
                <w:sz w:val="20"/>
                <w:szCs w:val="20"/>
                <w:lang w:val="es-419"/>
              </w:rPr>
              <w:t>SIG.</w:t>
            </w:r>
          </w:p>
          <w:p w14:paraId="4224FB61" w14:textId="290DF22B" w:rsidR="00C956E3" w:rsidRPr="00E34412" w:rsidRDefault="00CA5145" w:rsidP="00BA3B4C">
            <w:pPr>
              <w:pStyle w:val="ListParagraph"/>
              <w:numPr>
                <w:ilvl w:val="0"/>
                <w:numId w:val="37"/>
              </w:numPr>
              <w:ind w:left="883" w:hanging="425"/>
              <w:rPr>
                <w:rFonts w:ascii="Arial" w:hAnsi="Arial" w:cs="Arial"/>
                <w:sz w:val="20"/>
                <w:szCs w:val="20"/>
              </w:rPr>
            </w:pPr>
            <w:r w:rsidRPr="00E34412">
              <w:rPr>
                <w:rFonts w:ascii="Arial" w:hAnsi="Arial" w:cs="Arial"/>
                <w:i/>
                <w:sz w:val="20"/>
                <w:szCs w:val="20"/>
                <w:lang w:val="es-419"/>
              </w:rPr>
              <w:lastRenderedPageBreak/>
              <w:t xml:space="preserve">Realiza ejercicios prácticos en los que </w:t>
            </w:r>
            <w:r w:rsidR="00C956E3" w:rsidRPr="00E34412">
              <w:rPr>
                <w:rFonts w:ascii="Arial" w:hAnsi="Arial" w:cs="Arial"/>
                <w:i/>
                <w:sz w:val="20"/>
                <w:szCs w:val="20"/>
                <w:lang w:val="es-419"/>
              </w:rPr>
              <w:t>define y edita elementos de un SIG.</w:t>
            </w:r>
          </w:p>
          <w:p w14:paraId="2327085D" w14:textId="2B78AC4E" w:rsidR="00CA5145" w:rsidRPr="00E34412" w:rsidRDefault="00CA5145" w:rsidP="00BA3B4C">
            <w:pPr>
              <w:ind w:left="883" w:hanging="425"/>
              <w:rPr>
                <w:rFonts w:ascii="Arial" w:hAnsi="Arial" w:cs="Arial"/>
                <w:sz w:val="20"/>
                <w:szCs w:val="20"/>
              </w:rPr>
            </w:pPr>
          </w:p>
          <w:p w14:paraId="54EB73D2" w14:textId="61F31B01" w:rsidR="00C956E3" w:rsidRPr="00E34412" w:rsidRDefault="00CA5145" w:rsidP="0015191E">
            <w:pPr>
              <w:ind w:left="883" w:hanging="425"/>
              <w:jc w:val="both"/>
              <w:rPr>
                <w:rFonts w:ascii="Arial" w:hAnsi="Arial" w:cs="Arial"/>
                <w:sz w:val="20"/>
                <w:szCs w:val="20"/>
              </w:rPr>
            </w:pPr>
            <w:r w:rsidRPr="00E34412">
              <w:rPr>
                <w:rFonts w:ascii="Arial" w:hAnsi="Arial" w:cs="Arial"/>
                <w:b/>
                <w:sz w:val="20"/>
                <w:szCs w:val="20"/>
              </w:rPr>
              <w:t xml:space="preserve">2.3. Mapas </w:t>
            </w:r>
            <w:r w:rsidR="000100B6" w:rsidRPr="00E34412">
              <w:rPr>
                <w:rFonts w:ascii="Arial" w:hAnsi="Arial" w:cs="Arial"/>
                <w:b/>
                <w:sz w:val="20"/>
                <w:szCs w:val="20"/>
              </w:rPr>
              <w:t>e imágenes</w:t>
            </w:r>
            <w:ins w:id="63" w:author="ANDRES HUMBERTO OTALORA CARMONA" w:date="2024-02-09T11:11:00Z">
              <w:r w:rsidR="00FD7253">
                <w:rPr>
                  <w:rFonts w:ascii="Arial" w:hAnsi="Arial" w:cs="Arial"/>
                  <w:b/>
                  <w:sz w:val="20"/>
                  <w:szCs w:val="20"/>
                </w:rPr>
                <w:t xml:space="preserve"> (QGIS, ARCGIS y otras herramientas)</w:t>
              </w:r>
            </w:ins>
            <w:r w:rsidR="000100B6" w:rsidRPr="00E34412">
              <w:rPr>
                <w:rFonts w:ascii="Arial" w:hAnsi="Arial" w:cs="Arial"/>
                <w:b/>
                <w:sz w:val="20"/>
                <w:szCs w:val="20"/>
              </w:rPr>
              <w:t xml:space="preserve"> </w:t>
            </w:r>
            <w:del w:id="64" w:author="ANDRES HUMBERTO OTALORA CARMONA" w:date="2024-02-09T11:08:00Z">
              <w:r w:rsidR="000100B6" w:rsidRPr="00E34412" w:rsidDel="00286D60">
                <w:rPr>
                  <w:rFonts w:ascii="Arial" w:hAnsi="Arial" w:cs="Arial"/>
                  <w:b/>
                  <w:sz w:val="20"/>
                  <w:szCs w:val="20"/>
                </w:rPr>
                <w:delText xml:space="preserve">con ArcGIS </w:delText>
              </w:r>
            </w:del>
            <w:r w:rsidR="000100B6" w:rsidRPr="00E34412">
              <w:rPr>
                <w:rFonts w:ascii="Arial" w:hAnsi="Arial" w:cs="Arial"/>
                <w:b/>
                <w:sz w:val="20"/>
                <w:szCs w:val="20"/>
              </w:rPr>
              <w:t xml:space="preserve">(9 h). </w:t>
            </w:r>
            <w:r w:rsidR="000100B6" w:rsidRPr="00E34412">
              <w:rPr>
                <w:rFonts w:ascii="Arial" w:hAnsi="Arial" w:cs="Arial"/>
                <w:sz w:val="20"/>
                <w:szCs w:val="20"/>
              </w:rPr>
              <w:t xml:space="preserve">Mapas </w:t>
            </w:r>
            <w:r w:rsidRPr="00E34412">
              <w:rPr>
                <w:rFonts w:ascii="Arial" w:hAnsi="Arial" w:cs="Arial"/>
                <w:sz w:val="20"/>
                <w:szCs w:val="20"/>
              </w:rPr>
              <w:t>y cartografía. Elaboración de planos. Imágenes en SIG. Manejo y manipulación de imágenes.</w:t>
            </w:r>
            <w:ins w:id="65" w:author="ANDRES HUMBERTO OTALORA CARMONA" w:date="2024-02-08T06:45:00Z">
              <w:r w:rsidR="00280436">
                <w:rPr>
                  <w:rFonts w:ascii="Arial" w:hAnsi="Arial" w:cs="Arial"/>
                  <w:sz w:val="20"/>
                  <w:szCs w:val="20"/>
                </w:rPr>
                <w:t xml:space="preserve"> Ejercicio de aplicación </w:t>
              </w:r>
              <w:r w:rsidR="009D173E">
                <w:rPr>
                  <w:rFonts w:ascii="Arial" w:hAnsi="Arial" w:cs="Arial"/>
                  <w:sz w:val="20"/>
                  <w:szCs w:val="20"/>
                </w:rPr>
                <w:t>(proyecto aplicado en ingeniería el</w:t>
              </w:r>
            </w:ins>
            <w:ins w:id="66" w:author="ANDRES HUMBERTO OTALORA CARMONA" w:date="2024-02-08T06:46:00Z">
              <w:r w:rsidR="009D173E">
                <w:rPr>
                  <w:rFonts w:ascii="Arial" w:hAnsi="Arial" w:cs="Arial"/>
                  <w:sz w:val="20"/>
                  <w:szCs w:val="20"/>
                </w:rPr>
                <w:t>éctrica</w:t>
              </w:r>
            </w:ins>
            <w:ins w:id="67" w:author="ANDRES HUMBERTO OTALORA CARMONA" w:date="2024-02-08T06:45:00Z">
              <w:r w:rsidR="009D173E">
                <w:rPr>
                  <w:rFonts w:ascii="Arial" w:hAnsi="Arial" w:cs="Arial"/>
                  <w:sz w:val="20"/>
                  <w:szCs w:val="20"/>
                </w:rPr>
                <w:t>).</w:t>
              </w:r>
            </w:ins>
          </w:p>
          <w:p w14:paraId="5B07E513" w14:textId="77777777" w:rsidR="00C956E3" w:rsidRPr="00E34412" w:rsidRDefault="00C956E3" w:rsidP="00BA3B4C">
            <w:pPr>
              <w:ind w:left="883" w:hanging="425"/>
              <w:rPr>
                <w:rFonts w:ascii="Arial" w:hAnsi="Arial" w:cs="Arial"/>
                <w:sz w:val="20"/>
                <w:szCs w:val="20"/>
              </w:rPr>
            </w:pPr>
          </w:p>
          <w:p w14:paraId="795230AD" w14:textId="77777777" w:rsidR="00C956E3" w:rsidRPr="00E34412" w:rsidRDefault="00C956E3" w:rsidP="00BA3B4C">
            <w:pPr>
              <w:ind w:left="883" w:hanging="425"/>
              <w:rPr>
                <w:rFonts w:ascii="Arial" w:hAnsi="Arial" w:cs="Arial"/>
                <w:i/>
                <w:sz w:val="20"/>
                <w:szCs w:val="20"/>
                <w:lang w:val="es-419"/>
              </w:rPr>
            </w:pPr>
            <w:r w:rsidRPr="00E34412">
              <w:rPr>
                <w:rFonts w:ascii="Arial" w:hAnsi="Arial" w:cs="Arial"/>
                <w:b/>
                <w:sz w:val="20"/>
                <w:szCs w:val="20"/>
              </w:rPr>
              <w:t>Objetivos específicos:</w:t>
            </w:r>
            <w:r w:rsidRPr="00E34412">
              <w:rPr>
                <w:rFonts w:ascii="Arial" w:hAnsi="Arial" w:cs="Arial"/>
                <w:sz w:val="20"/>
                <w:szCs w:val="20"/>
              </w:rPr>
              <w:t xml:space="preserve"> </w:t>
            </w:r>
            <w:r w:rsidRPr="00E34412">
              <w:rPr>
                <w:rFonts w:ascii="Arial" w:hAnsi="Arial" w:cs="Arial"/>
                <w:i/>
                <w:sz w:val="20"/>
                <w:szCs w:val="20"/>
                <w:lang w:val="es-419"/>
              </w:rPr>
              <w:t xml:space="preserve">Al finalizar esta unidad el estudiante: </w:t>
            </w:r>
          </w:p>
          <w:p w14:paraId="61224320" w14:textId="041F6E96" w:rsidR="00C956E3" w:rsidRPr="00E34412" w:rsidRDefault="00C956E3" w:rsidP="00BA3B4C">
            <w:pPr>
              <w:pStyle w:val="ListParagraph"/>
              <w:numPr>
                <w:ilvl w:val="0"/>
                <w:numId w:val="37"/>
              </w:numPr>
              <w:spacing w:after="200" w:line="276" w:lineRule="auto"/>
              <w:ind w:left="883" w:hanging="425"/>
              <w:rPr>
                <w:rFonts w:ascii="Arial" w:hAnsi="Arial" w:cs="Arial"/>
                <w:sz w:val="20"/>
                <w:szCs w:val="20"/>
              </w:rPr>
            </w:pPr>
            <w:r w:rsidRPr="00E34412">
              <w:rPr>
                <w:rFonts w:ascii="Arial" w:hAnsi="Arial" w:cs="Arial"/>
                <w:i/>
                <w:sz w:val="20"/>
                <w:szCs w:val="20"/>
                <w:lang w:val="es-419"/>
              </w:rPr>
              <w:t xml:space="preserve">Elabora </w:t>
            </w:r>
            <w:r w:rsidR="000100B6" w:rsidRPr="00E34412">
              <w:rPr>
                <w:rFonts w:ascii="Arial" w:hAnsi="Arial" w:cs="Arial"/>
                <w:i/>
                <w:sz w:val="20"/>
                <w:szCs w:val="20"/>
                <w:lang w:val="es-419"/>
              </w:rPr>
              <w:t xml:space="preserve">mapas y </w:t>
            </w:r>
            <w:r w:rsidRPr="00E34412">
              <w:rPr>
                <w:rFonts w:ascii="Arial" w:hAnsi="Arial" w:cs="Arial"/>
                <w:i/>
                <w:sz w:val="20"/>
                <w:szCs w:val="20"/>
                <w:lang w:val="es-419"/>
              </w:rPr>
              <w:t xml:space="preserve">planos </w:t>
            </w:r>
            <w:del w:id="68" w:author="ANDRES HUMBERTO OTALORA CARMONA" w:date="2024-02-09T11:08:00Z">
              <w:r w:rsidRPr="00E34412" w:rsidDel="00813201">
                <w:rPr>
                  <w:rFonts w:ascii="Arial" w:hAnsi="Arial" w:cs="Arial"/>
                  <w:i/>
                  <w:sz w:val="20"/>
                  <w:szCs w:val="20"/>
                  <w:lang w:val="es-419"/>
                </w:rPr>
                <w:delText>usando ArcGIS</w:delText>
              </w:r>
            </w:del>
          </w:p>
          <w:p w14:paraId="231F19DA" w14:textId="5BE662AB" w:rsidR="000100B6" w:rsidRPr="00E34412" w:rsidRDefault="000100B6" w:rsidP="00BA3B4C">
            <w:pPr>
              <w:pStyle w:val="ListParagraph"/>
              <w:numPr>
                <w:ilvl w:val="0"/>
                <w:numId w:val="37"/>
              </w:numPr>
              <w:spacing w:after="200" w:line="276" w:lineRule="auto"/>
              <w:ind w:left="883" w:hanging="425"/>
              <w:rPr>
                <w:rFonts w:ascii="Arial" w:hAnsi="Arial" w:cs="Arial"/>
                <w:sz w:val="20"/>
                <w:szCs w:val="20"/>
              </w:rPr>
            </w:pPr>
            <w:r w:rsidRPr="00E34412">
              <w:rPr>
                <w:rFonts w:ascii="Arial" w:hAnsi="Arial" w:cs="Arial"/>
                <w:i/>
                <w:sz w:val="20"/>
                <w:szCs w:val="20"/>
                <w:lang w:val="es-419"/>
              </w:rPr>
              <w:t xml:space="preserve">Manipula imágenes </w:t>
            </w:r>
            <w:del w:id="69" w:author="ANDRES HUMBERTO OTALORA CARMONA" w:date="2024-02-09T11:08:00Z">
              <w:r w:rsidRPr="00E34412" w:rsidDel="00813201">
                <w:rPr>
                  <w:rFonts w:ascii="Arial" w:hAnsi="Arial" w:cs="Arial"/>
                  <w:i/>
                  <w:sz w:val="20"/>
                  <w:szCs w:val="20"/>
                  <w:lang w:val="es-419"/>
                </w:rPr>
                <w:delText>usando ArcGIS</w:delText>
              </w:r>
            </w:del>
          </w:p>
          <w:p w14:paraId="0D96CC92" w14:textId="5C85FD51" w:rsidR="00CA5145" w:rsidRPr="00E34412" w:rsidRDefault="000100B6" w:rsidP="00BA3B4C">
            <w:pPr>
              <w:ind w:left="458" w:hanging="425"/>
              <w:rPr>
                <w:rFonts w:ascii="Arial" w:hAnsi="Arial" w:cs="Arial"/>
                <w:sz w:val="20"/>
                <w:szCs w:val="20"/>
                <w:lang w:val="es-ES"/>
              </w:rPr>
            </w:pPr>
            <w:r w:rsidRPr="00E34412">
              <w:rPr>
                <w:rFonts w:ascii="Arial" w:hAnsi="Arial" w:cs="Arial"/>
                <w:b/>
                <w:sz w:val="20"/>
                <w:szCs w:val="20"/>
                <w:lang w:val="es-ES"/>
              </w:rPr>
              <w:t>Módulo 3: Metodología</w:t>
            </w:r>
            <w:r w:rsidR="004C635F">
              <w:rPr>
                <w:rFonts w:ascii="Arial" w:hAnsi="Arial" w:cs="Arial"/>
                <w:b/>
                <w:sz w:val="20"/>
                <w:szCs w:val="20"/>
                <w:lang w:val="es-ES"/>
              </w:rPr>
              <w:t xml:space="preserve"> </w:t>
            </w:r>
            <w:r w:rsidRPr="00E34412">
              <w:rPr>
                <w:rFonts w:ascii="Arial" w:hAnsi="Arial" w:cs="Arial"/>
                <w:b/>
                <w:sz w:val="20"/>
                <w:szCs w:val="20"/>
                <w:lang w:val="es-ES"/>
              </w:rPr>
              <w:t>BIM</w:t>
            </w:r>
            <w:del w:id="70" w:author="ANDRES HUMBERTO OTALORA CARMONA" w:date="2024-02-09T11:14:00Z">
              <w:r w:rsidRPr="00E34412" w:rsidDel="004C635F">
                <w:rPr>
                  <w:rFonts w:ascii="Arial" w:hAnsi="Arial" w:cs="Arial"/>
                  <w:b/>
                  <w:sz w:val="20"/>
                  <w:szCs w:val="20"/>
                  <w:lang w:val="es-ES"/>
                </w:rPr>
                <w:delText xml:space="preserve"> </w:delText>
              </w:r>
            </w:del>
            <w:r w:rsidRPr="00E34412">
              <w:rPr>
                <w:rFonts w:ascii="Arial" w:hAnsi="Arial" w:cs="Arial"/>
                <w:sz w:val="20"/>
                <w:szCs w:val="20"/>
                <w:lang w:val="es-ES"/>
              </w:rPr>
              <w:t xml:space="preserve">. </w:t>
            </w:r>
          </w:p>
          <w:p w14:paraId="6F44BE81" w14:textId="3B4D5F1D" w:rsidR="000100B6" w:rsidRPr="00E34412" w:rsidRDefault="000100B6" w:rsidP="00BA3B4C">
            <w:pPr>
              <w:ind w:left="883" w:hanging="425"/>
              <w:rPr>
                <w:rFonts w:ascii="Arial" w:hAnsi="Arial" w:cs="Arial"/>
                <w:sz w:val="20"/>
                <w:szCs w:val="20"/>
                <w:lang w:val="es-ES"/>
              </w:rPr>
            </w:pPr>
          </w:p>
          <w:p w14:paraId="0558BE68" w14:textId="41ACDCFB" w:rsidR="00844D81" w:rsidRDefault="000100B6" w:rsidP="00BA3B4C">
            <w:pPr>
              <w:ind w:left="883" w:hanging="425"/>
              <w:rPr>
                <w:ins w:id="71" w:author="ANDRES HUMBERTO OTALORA CARMONA" w:date="2024-02-08T06:49:00Z"/>
                <w:rFonts w:ascii="Arial" w:hAnsi="Arial" w:cs="Arial"/>
                <w:sz w:val="20"/>
                <w:szCs w:val="20"/>
                <w:lang w:val="es-ES"/>
              </w:rPr>
            </w:pPr>
            <w:r w:rsidRPr="00E34412">
              <w:rPr>
                <w:rFonts w:ascii="Arial" w:hAnsi="Arial" w:cs="Arial"/>
                <w:b/>
                <w:sz w:val="20"/>
                <w:szCs w:val="20"/>
                <w:lang w:val="es-ES"/>
              </w:rPr>
              <w:t>3.1. Introducción</w:t>
            </w:r>
            <w:ins w:id="72" w:author="ANDRES HUMBERTO OTALORA CARMONA" w:date="2024-02-08T06:46:00Z">
              <w:r w:rsidR="00D50C87">
                <w:rPr>
                  <w:rFonts w:ascii="Arial" w:hAnsi="Arial" w:cs="Arial"/>
                  <w:b/>
                  <w:sz w:val="20"/>
                  <w:szCs w:val="20"/>
                  <w:lang w:val="es-ES"/>
                </w:rPr>
                <w:t xml:space="preserve"> (4.5 h)</w:t>
              </w:r>
            </w:ins>
            <w:r w:rsidRPr="00E34412">
              <w:rPr>
                <w:rFonts w:ascii="Arial" w:hAnsi="Arial" w:cs="Arial"/>
                <w:b/>
                <w:sz w:val="20"/>
                <w:szCs w:val="20"/>
                <w:lang w:val="es-ES"/>
              </w:rPr>
              <w:t>.</w:t>
            </w:r>
            <w:r w:rsidRPr="00E34412">
              <w:rPr>
                <w:rFonts w:ascii="Arial" w:hAnsi="Arial" w:cs="Arial"/>
                <w:sz w:val="20"/>
                <w:szCs w:val="20"/>
                <w:lang w:val="es-ES"/>
              </w:rPr>
              <w:t xml:space="preserve"> Conceptos de</w:t>
            </w:r>
            <w:ins w:id="73" w:author="ANDRES HUMBERTO OTALORA CARMONA" w:date="2024-02-08T06:47:00Z">
              <w:r w:rsidR="00D50C87">
                <w:rPr>
                  <w:rFonts w:ascii="Arial" w:hAnsi="Arial" w:cs="Arial"/>
                  <w:sz w:val="20"/>
                  <w:szCs w:val="20"/>
                  <w:lang w:val="es-ES"/>
                </w:rPr>
                <w:t xml:space="preserve"> la metodología</w:t>
              </w:r>
            </w:ins>
            <w:r w:rsidRPr="00E34412">
              <w:rPr>
                <w:rFonts w:ascii="Arial" w:hAnsi="Arial" w:cs="Arial"/>
                <w:sz w:val="20"/>
                <w:szCs w:val="20"/>
                <w:lang w:val="es-ES"/>
              </w:rPr>
              <w:t xml:space="preserve"> BIM.</w:t>
            </w:r>
            <w:ins w:id="74" w:author="ANDRES HUMBERTO OTALORA CARMONA" w:date="2024-02-08T06:49:00Z">
              <w:r w:rsidR="00844D81">
                <w:rPr>
                  <w:rFonts w:ascii="Arial" w:hAnsi="Arial" w:cs="Arial"/>
                  <w:sz w:val="20"/>
                  <w:szCs w:val="20"/>
                  <w:lang w:val="es-ES"/>
                </w:rPr>
                <w:t xml:space="preserve"> Generalidades </w:t>
              </w:r>
              <w:r w:rsidR="003769D7">
                <w:rPr>
                  <w:rFonts w:ascii="Arial" w:hAnsi="Arial" w:cs="Arial"/>
                  <w:sz w:val="20"/>
                  <w:szCs w:val="20"/>
                  <w:lang w:val="es-ES"/>
                </w:rPr>
                <w:t>del trabajo colaborativo. Taller conceptual.</w:t>
              </w:r>
            </w:ins>
          </w:p>
          <w:p w14:paraId="79AB3923" w14:textId="77777777" w:rsidR="003769D7" w:rsidRDefault="003769D7" w:rsidP="00BA3B4C">
            <w:pPr>
              <w:ind w:left="883" w:hanging="425"/>
              <w:rPr>
                <w:ins w:id="75" w:author="ANDRES HUMBERTO OTALORA CARMONA" w:date="2024-02-08T06:49:00Z"/>
                <w:rFonts w:ascii="Arial" w:hAnsi="Arial" w:cs="Arial"/>
                <w:sz w:val="20"/>
                <w:szCs w:val="20"/>
                <w:lang w:val="es-ES"/>
              </w:rPr>
            </w:pPr>
          </w:p>
          <w:p w14:paraId="557F6727" w14:textId="77777777" w:rsidR="003769D7" w:rsidRPr="00E34412" w:rsidRDefault="003769D7" w:rsidP="003769D7">
            <w:pPr>
              <w:ind w:left="883" w:hanging="425"/>
              <w:rPr>
                <w:ins w:id="76" w:author="ANDRES HUMBERTO OTALORA CARMONA" w:date="2024-02-08T06:49:00Z"/>
                <w:rFonts w:ascii="Arial" w:hAnsi="Arial" w:cs="Arial"/>
                <w:i/>
                <w:sz w:val="20"/>
                <w:szCs w:val="20"/>
                <w:lang w:val="es-419"/>
              </w:rPr>
            </w:pPr>
            <w:ins w:id="77" w:author="ANDRES HUMBERTO OTALORA CARMONA" w:date="2024-02-08T06:49:00Z">
              <w:r w:rsidRPr="00E34412">
                <w:rPr>
                  <w:rFonts w:ascii="Arial" w:hAnsi="Arial" w:cs="Arial"/>
                  <w:b/>
                  <w:i/>
                  <w:sz w:val="20"/>
                  <w:szCs w:val="20"/>
                </w:rPr>
                <w:t>Objetivos específicos:</w:t>
              </w:r>
              <w:r w:rsidRPr="00E34412">
                <w:rPr>
                  <w:rFonts w:ascii="Arial" w:hAnsi="Arial" w:cs="Arial"/>
                  <w:i/>
                  <w:sz w:val="20"/>
                  <w:szCs w:val="20"/>
                </w:rPr>
                <w:t xml:space="preserve"> </w:t>
              </w:r>
              <w:r w:rsidRPr="00E34412">
                <w:rPr>
                  <w:rFonts w:ascii="Arial" w:hAnsi="Arial" w:cs="Arial"/>
                  <w:i/>
                  <w:sz w:val="20"/>
                  <w:szCs w:val="20"/>
                  <w:lang w:val="es-419"/>
                </w:rPr>
                <w:t xml:space="preserve">Al finalizar esta unidad el estudiante: </w:t>
              </w:r>
            </w:ins>
          </w:p>
          <w:p w14:paraId="13A518E4" w14:textId="77777777" w:rsidR="003769D7" w:rsidRPr="00E34412" w:rsidRDefault="003769D7" w:rsidP="003769D7">
            <w:pPr>
              <w:pStyle w:val="ListParagraph"/>
              <w:numPr>
                <w:ilvl w:val="0"/>
                <w:numId w:val="38"/>
              </w:numPr>
              <w:ind w:left="883" w:hanging="425"/>
              <w:rPr>
                <w:ins w:id="78" w:author="ANDRES HUMBERTO OTALORA CARMONA" w:date="2024-02-08T06:49:00Z"/>
                <w:rFonts w:ascii="Arial" w:hAnsi="Arial" w:cs="Arial"/>
                <w:i/>
                <w:sz w:val="20"/>
                <w:szCs w:val="20"/>
                <w:lang w:val="es-419"/>
              </w:rPr>
            </w:pPr>
            <w:ins w:id="79" w:author="ANDRES HUMBERTO OTALORA CARMONA" w:date="2024-02-08T06:49:00Z">
              <w:r w:rsidRPr="00E34412">
                <w:rPr>
                  <w:rFonts w:ascii="Arial" w:hAnsi="Arial" w:cs="Arial"/>
                  <w:i/>
                  <w:sz w:val="20"/>
                  <w:szCs w:val="20"/>
                  <w:lang w:val="es-419"/>
                </w:rPr>
                <w:t>Comprende los conceptos y fundamentos básicos de la metodología BIM.</w:t>
              </w:r>
            </w:ins>
          </w:p>
          <w:p w14:paraId="0830B80E" w14:textId="77777777" w:rsidR="003769D7" w:rsidRPr="003769D7" w:rsidRDefault="003769D7" w:rsidP="00BA3B4C">
            <w:pPr>
              <w:ind w:left="883" w:hanging="425"/>
              <w:rPr>
                <w:ins w:id="80" w:author="ANDRES HUMBERTO OTALORA CARMONA" w:date="2024-02-08T06:49:00Z"/>
                <w:rFonts w:ascii="Arial" w:hAnsi="Arial" w:cs="Arial"/>
                <w:sz w:val="20"/>
                <w:szCs w:val="20"/>
                <w:lang w:val="es-419"/>
              </w:rPr>
            </w:pPr>
          </w:p>
          <w:p w14:paraId="2246A5F1" w14:textId="7F6FB4A0" w:rsidR="000100B6" w:rsidRDefault="003769D7" w:rsidP="00FB04FB">
            <w:pPr>
              <w:ind w:left="883" w:hanging="425"/>
              <w:rPr>
                <w:ins w:id="81" w:author="ANDRES HUMBERTO OTALORA CARMONA" w:date="2024-02-08T06:50:00Z"/>
                <w:rFonts w:ascii="Arial" w:hAnsi="Arial" w:cs="Arial"/>
                <w:sz w:val="20"/>
                <w:szCs w:val="20"/>
                <w:lang w:val="es-ES"/>
              </w:rPr>
            </w:pPr>
            <w:ins w:id="82" w:author="ANDRES HUMBERTO OTALORA CARMONA" w:date="2024-02-08T06:49:00Z">
              <w:r w:rsidRPr="00125B0B">
                <w:rPr>
                  <w:rFonts w:ascii="Arial" w:hAnsi="Arial" w:cs="Arial"/>
                  <w:b/>
                  <w:bCs/>
                  <w:sz w:val="20"/>
                  <w:szCs w:val="20"/>
                  <w:lang w:val="es-ES"/>
                  <w:rPrChange w:id="83" w:author="WILLIAM RICARDO AGUILAR PIÑA" w:date="2025-06-19T07:49:00Z">
                    <w:rPr>
                      <w:rFonts w:ascii="Arial" w:hAnsi="Arial" w:cs="Arial"/>
                      <w:sz w:val="20"/>
                      <w:szCs w:val="20"/>
                      <w:lang w:val="es-ES"/>
                    </w:rPr>
                  </w:rPrChange>
                </w:rPr>
                <w:t xml:space="preserve">3.2 </w:t>
              </w:r>
            </w:ins>
            <w:ins w:id="84" w:author="ANDRES HUMBERTO OTALORA CARMONA" w:date="2024-02-09T11:14:00Z">
              <w:r w:rsidR="00FB04FB" w:rsidRPr="00125B0B">
                <w:rPr>
                  <w:rFonts w:ascii="Arial" w:hAnsi="Arial" w:cs="Arial"/>
                  <w:b/>
                  <w:bCs/>
                  <w:sz w:val="20"/>
                  <w:szCs w:val="20"/>
                  <w:lang w:val="es-ES"/>
                  <w:rPrChange w:id="85" w:author="WILLIAM RICARDO AGUILAR PIÑA" w:date="2025-06-19T07:49:00Z">
                    <w:rPr>
                      <w:rFonts w:ascii="Arial" w:hAnsi="Arial" w:cs="Arial"/>
                      <w:sz w:val="20"/>
                      <w:szCs w:val="20"/>
                      <w:lang w:val="es-ES"/>
                    </w:rPr>
                  </w:rPrChange>
                </w:rPr>
                <w:t xml:space="preserve">Herramientas para la aplicación </w:t>
              </w:r>
            </w:ins>
            <w:ins w:id="86" w:author="ANDRES HUMBERTO OTALORA CARMONA" w:date="2024-02-09T11:15:00Z">
              <w:r w:rsidR="00FB04FB" w:rsidRPr="00125B0B">
                <w:rPr>
                  <w:rFonts w:ascii="Arial" w:hAnsi="Arial" w:cs="Arial"/>
                  <w:b/>
                  <w:bCs/>
                  <w:sz w:val="20"/>
                  <w:szCs w:val="20"/>
                  <w:lang w:val="es-ES"/>
                  <w:rPrChange w:id="87" w:author="WILLIAM RICARDO AGUILAR PIÑA" w:date="2025-06-19T07:49:00Z">
                    <w:rPr>
                      <w:rFonts w:ascii="Arial" w:hAnsi="Arial" w:cs="Arial"/>
                      <w:sz w:val="20"/>
                      <w:szCs w:val="20"/>
                      <w:lang w:val="es-ES"/>
                    </w:rPr>
                  </w:rPrChange>
                </w:rPr>
                <w:t xml:space="preserve">de la metodología BIM. </w:t>
              </w:r>
            </w:ins>
            <w:ins w:id="88" w:author="ANDRES HUMBERTO OTALORA CARMONA" w:date="2024-02-08T06:50:00Z">
              <w:r w:rsidR="00F8154C" w:rsidRPr="00125B0B">
                <w:rPr>
                  <w:rFonts w:ascii="Arial" w:hAnsi="Arial" w:cs="Arial"/>
                  <w:b/>
                  <w:bCs/>
                  <w:sz w:val="20"/>
                  <w:szCs w:val="20"/>
                  <w:lang w:val="es-ES"/>
                  <w:rPrChange w:id="89" w:author="WILLIAM RICARDO AGUILAR PIÑA" w:date="2025-06-19T07:49:00Z">
                    <w:rPr>
                      <w:rFonts w:ascii="Arial" w:hAnsi="Arial" w:cs="Arial"/>
                      <w:sz w:val="20"/>
                      <w:szCs w:val="20"/>
                      <w:lang w:val="es-ES"/>
                    </w:rPr>
                  </w:rPrChange>
                </w:rPr>
                <w:t>Introducción al software Revit (</w:t>
              </w:r>
            </w:ins>
            <w:ins w:id="90" w:author="ANDRES HUMBERTO OTALORA CARMONA" w:date="2024-02-08T06:51:00Z">
              <w:r w:rsidR="001F36C7" w:rsidRPr="00125B0B">
                <w:rPr>
                  <w:rFonts w:ascii="Arial" w:hAnsi="Arial" w:cs="Arial"/>
                  <w:b/>
                  <w:bCs/>
                  <w:sz w:val="20"/>
                  <w:szCs w:val="20"/>
                  <w:lang w:val="es-ES"/>
                  <w:rPrChange w:id="91" w:author="WILLIAM RICARDO AGUILAR PIÑA" w:date="2025-06-19T07:49:00Z">
                    <w:rPr>
                      <w:rFonts w:ascii="Arial" w:hAnsi="Arial" w:cs="Arial"/>
                      <w:sz w:val="20"/>
                      <w:szCs w:val="20"/>
                      <w:lang w:val="es-ES"/>
                    </w:rPr>
                  </w:rPrChange>
                </w:rPr>
                <w:t>3</w:t>
              </w:r>
            </w:ins>
            <w:ins w:id="92" w:author="ANDRES HUMBERTO OTALORA CARMONA" w:date="2024-02-08T06:50:00Z">
              <w:r w:rsidR="00F8154C" w:rsidRPr="00125B0B">
                <w:rPr>
                  <w:rFonts w:ascii="Arial" w:hAnsi="Arial" w:cs="Arial"/>
                  <w:b/>
                  <w:bCs/>
                  <w:sz w:val="20"/>
                  <w:szCs w:val="20"/>
                  <w:lang w:val="es-ES"/>
                  <w:rPrChange w:id="93" w:author="WILLIAM RICARDO AGUILAR PIÑA" w:date="2025-06-19T07:49:00Z">
                    <w:rPr>
                      <w:rFonts w:ascii="Arial" w:hAnsi="Arial" w:cs="Arial"/>
                      <w:sz w:val="20"/>
                      <w:szCs w:val="20"/>
                      <w:lang w:val="es-ES"/>
                    </w:rPr>
                  </w:rPrChange>
                </w:rPr>
                <w:t>.</w:t>
              </w:r>
            </w:ins>
            <w:ins w:id="94" w:author="ANDRES HUMBERTO OTALORA CARMONA" w:date="2024-02-08T06:51:00Z">
              <w:r w:rsidR="001F36C7" w:rsidRPr="00125B0B">
                <w:rPr>
                  <w:rFonts w:ascii="Arial" w:hAnsi="Arial" w:cs="Arial"/>
                  <w:b/>
                  <w:bCs/>
                  <w:sz w:val="20"/>
                  <w:szCs w:val="20"/>
                  <w:lang w:val="es-ES"/>
                  <w:rPrChange w:id="95" w:author="WILLIAM RICARDO AGUILAR PIÑA" w:date="2025-06-19T07:49:00Z">
                    <w:rPr>
                      <w:rFonts w:ascii="Arial" w:hAnsi="Arial" w:cs="Arial"/>
                      <w:sz w:val="20"/>
                      <w:szCs w:val="20"/>
                      <w:lang w:val="es-ES"/>
                    </w:rPr>
                  </w:rPrChange>
                </w:rPr>
                <w:t>0</w:t>
              </w:r>
            </w:ins>
            <w:ins w:id="96" w:author="ANDRES HUMBERTO OTALORA CARMONA" w:date="2024-02-08T06:50:00Z">
              <w:r w:rsidR="00F8154C" w:rsidRPr="00125B0B">
                <w:rPr>
                  <w:rFonts w:ascii="Arial" w:hAnsi="Arial" w:cs="Arial"/>
                  <w:b/>
                  <w:bCs/>
                  <w:sz w:val="20"/>
                  <w:szCs w:val="20"/>
                  <w:lang w:val="es-ES"/>
                  <w:rPrChange w:id="97" w:author="WILLIAM RICARDO AGUILAR PIÑA" w:date="2025-06-19T07:49:00Z">
                    <w:rPr>
                      <w:rFonts w:ascii="Arial" w:hAnsi="Arial" w:cs="Arial"/>
                      <w:sz w:val="20"/>
                      <w:szCs w:val="20"/>
                      <w:lang w:val="es-ES"/>
                    </w:rPr>
                  </w:rPrChange>
                </w:rPr>
                <w:t xml:space="preserve"> h)</w:t>
              </w:r>
            </w:ins>
            <w:ins w:id="98" w:author="WILLIAM RICARDO AGUILAR PIÑA" w:date="2025-06-19T07:49:00Z">
              <w:r w:rsidR="00125B0B">
                <w:rPr>
                  <w:rFonts w:ascii="Arial" w:hAnsi="Arial" w:cs="Arial"/>
                  <w:b/>
                  <w:bCs/>
                  <w:sz w:val="20"/>
                  <w:szCs w:val="20"/>
                  <w:lang w:val="es-ES"/>
                </w:rPr>
                <w:t>.</w:t>
              </w:r>
            </w:ins>
            <w:r w:rsidR="000100B6" w:rsidRPr="00E34412">
              <w:rPr>
                <w:rFonts w:ascii="Arial" w:hAnsi="Arial" w:cs="Arial"/>
                <w:sz w:val="20"/>
                <w:szCs w:val="20"/>
                <w:lang w:val="es-ES"/>
              </w:rPr>
              <w:t xml:space="preserve"> Uso de plantillas (</w:t>
            </w:r>
            <w:proofErr w:type="spellStart"/>
            <w:r w:rsidR="000100B6" w:rsidRPr="00E34412">
              <w:rPr>
                <w:rFonts w:ascii="Arial" w:hAnsi="Arial" w:cs="Arial"/>
                <w:sz w:val="20"/>
                <w:szCs w:val="20"/>
                <w:lang w:val="es-ES"/>
              </w:rPr>
              <w:t>templates</w:t>
            </w:r>
            <w:proofErr w:type="spellEnd"/>
            <w:r w:rsidR="000100B6" w:rsidRPr="00E34412">
              <w:rPr>
                <w:rFonts w:ascii="Arial" w:hAnsi="Arial" w:cs="Arial"/>
                <w:sz w:val="20"/>
                <w:szCs w:val="20"/>
                <w:lang w:val="es-ES"/>
              </w:rPr>
              <w:t>). Fundamentos del software Revit. Configuración de Revit (</w:t>
            </w:r>
            <w:proofErr w:type="spellStart"/>
            <w:r w:rsidR="000100B6" w:rsidRPr="00E34412">
              <w:rPr>
                <w:rFonts w:ascii="Arial" w:hAnsi="Arial" w:cs="Arial"/>
                <w:sz w:val="20"/>
                <w:szCs w:val="20"/>
                <w:lang w:val="es-ES"/>
              </w:rPr>
              <w:t>Options</w:t>
            </w:r>
            <w:proofErr w:type="spellEnd"/>
            <w:r w:rsidR="000100B6" w:rsidRPr="00E34412">
              <w:rPr>
                <w:rFonts w:ascii="Arial" w:hAnsi="Arial" w:cs="Arial"/>
                <w:sz w:val="20"/>
                <w:szCs w:val="20"/>
                <w:lang w:val="es-ES"/>
              </w:rPr>
              <w:t xml:space="preserve">).    </w:t>
            </w:r>
          </w:p>
          <w:p w14:paraId="34C96481" w14:textId="77777777" w:rsidR="00F8154C" w:rsidRPr="00E34412" w:rsidRDefault="00F8154C" w:rsidP="00BA3B4C">
            <w:pPr>
              <w:ind w:left="883" w:hanging="425"/>
              <w:rPr>
                <w:rFonts w:ascii="Arial" w:hAnsi="Arial" w:cs="Arial"/>
                <w:sz w:val="20"/>
                <w:szCs w:val="20"/>
                <w:lang w:val="es-ES"/>
              </w:rPr>
            </w:pPr>
          </w:p>
          <w:p w14:paraId="0B512390" w14:textId="77777777" w:rsidR="00F8154C" w:rsidRPr="00E34412" w:rsidRDefault="00F8154C" w:rsidP="00F8154C">
            <w:pPr>
              <w:ind w:left="883" w:hanging="425"/>
              <w:rPr>
                <w:ins w:id="99" w:author="ANDRES HUMBERTO OTALORA CARMONA" w:date="2024-02-08T06:50:00Z"/>
                <w:rFonts w:ascii="Arial" w:hAnsi="Arial" w:cs="Arial"/>
                <w:i/>
                <w:sz w:val="20"/>
                <w:szCs w:val="20"/>
                <w:lang w:val="es-419"/>
              </w:rPr>
            </w:pPr>
            <w:ins w:id="100" w:author="ANDRES HUMBERTO OTALORA CARMONA" w:date="2024-02-08T06:50:00Z">
              <w:r w:rsidRPr="00E34412">
                <w:rPr>
                  <w:rFonts w:ascii="Arial" w:hAnsi="Arial" w:cs="Arial"/>
                  <w:b/>
                  <w:i/>
                  <w:sz w:val="20"/>
                  <w:szCs w:val="20"/>
                </w:rPr>
                <w:t>Objetivos específicos:</w:t>
              </w:r>
              <w:r w:rsidRPr="00E34412">
                <w:rPr>
                  <w:rFonts w:ascii="Arial" w:hAnsi="Arial" w:cs="Arial"/>
                  <w:i/>
                  <w:sz w:val="20"/>
                  <w:szCs w:val="20"/>
                </w:rPr>
                <w:t xml:space="preserve"> </w:t>
              </w:r>
              <w:r w:rsidRPr="00E34412">
                <w:rPr>
                  <w:rFonts w:ascii="Arial" w:hAnsi="Arial" w:cs="Arial"/>
                  <w:i/>
                  <w:sz w:val="20"/>
                  <w:szCs w:val="20"/>
                  <w:lang w:val="es-419"/>
                </w:rPr>
                <w:t xml:space="preserve">Al finalizar esta unidad el estudiante: </w:t>
              </w:r>
            </w:ins>
          </w:p>
          <w:p w14:paraId="7B634D49" w14:textId="2B125B34" w:rsidR="000100B6" w:rsidRPr="00F8154C" w:rsidDel="00F8154C" w:rsidRDefault="000100B6" w:rsidP="00F8154C">
            <w:pPr>
              <w:rPr>
                <w:del w:id="101" w:author="ANDRES HUMBERTO OTALORA CARMONA" w:date="2024-02-08T06:50:00Z"/>
                <w:rFonts w:ascii="Arial" w:hAnsi="Arial" w:cs="Arial"/>
                <w:sz w:val="20"/>
                <w:szCs w:val="20"/>
                <w:lang w:val="es-419"/>
              </w:rPr>
            </w:pPr>
          </w:p>
          <w:p w14:paraId="249A69A2" w14:textId="136524D5" w:rsidR="000100B6" w:rsidRPr="00E34412" w:rsidRDefault="000100B6" w:rsidP="00BA3B4C">
            <w:pPr>
              <w:pStyle w:val="ListParagraph"/>
              <w:numPr>
                <w:ilvl w:val="0"/>
                <w:numId w:val="38"/>
              </w:numPr>
              <w:ind w:left="883" w:hanging="425"/>
              <w:rPr>
                <w:rFonts w:ascii="Arial" w:hAnsi="Arial" w:cs="Arial"/>
                <w:i/>
                <w:sz w:val="20"/>
                <w:szCs w:val="20"/>
                <w:lang w:val="es-419"/>
              </w:rPr>
            </w:pPr>
            <w:r w:rsidRPr="00E34412">
              <w:rPr>
                <w:rFonts w:ascii="Arial" w:hAnsi="Arial" w:cs="Arial"/>
                <w:i/>
                <w:sz w:val="20"/>
                <w:szCs w:val="20"/>
                <w:lang w:val="es-419"/>
              </w:rPr>
              <w:t>Conoce la configuración básica del software Revit.</w:t>
            </w:r>
          </w:p>
          <w:p w14:paraId="79534243" w14:textId="77777777" w:rsidR="000100B6" w:rsidRPr="00E34412" w:rsidRDefault="000100B6" w:rsidP="00BA3B4C">
            <w:pPr>
              <w:ind w:left="883" w:hanging="425"/>
              <w:rPr>
                <w:rFonts w:ascii="Arial" w:hAnsi="Arial" w:cs="Arial"/>
                <w:sz w:val="20"/>
                <w:szCs w:val="20"/>
                <w:lang w:val="es-419"/>
              </w:rPr>
            </w:pPr>
          </w:p>
          <w:p w14:paraId="3BEB4E1D" w14:textId="7DFB1978" w:rsidR="001F36C7" w:rsidRPr="00E34412" w:rsidRDefault="000100B6" w:rsidP="0015191E">
            <w:pPr>
              <w:ind w:left="883" w:hanging="425"/>
              <w:jc w:val="both"/>
              <w:rPr>
                <w:ins w:id="102" w:author="ANDRES HUMBERTO OTALORA CARMONA" w:date="2024-02-08T06:51:00Z"/>
                <w:rFonts w:ascii="Arial" w:hAnsi="Arial" w:cs="Arial"/>
                <w:sz w:val="20"/>
                <w:szCs w:val="20"/>
              </w:rPr>
            </w:pPr>
            <w:r w:rsidRPr="00E34412">
              <w:rPr>
                <w:rFonts w:ascii="Arial" w:hAnsi="Arial" w:cs="Arial"/>
                <w:b/>
                <w:sz w:val="20"/>
                <w:szCs w:val="20"/>
                <w:lang w:val="es-419"/>
              </w:rPr>
              <w:t>3.2. Creación y manipulación de elementos en Revit</w:t>
            </w:r>
            <w:ins w:id="103" w:author="ANDRES HUMBERTO OTALORA CARMONA" w:date="2024-02-08T06:51:00Z">
              <w:r w:rsidR="001F36C7">
                <w:rPr>
                  <w:rFonts w:ascii="Arial" w:hAnsi="Arial" w:cs="Arial"/>
                  <w:b/>
                  <w:sz w:val="20"/>
                  <w:szCs w:val="20"/>
                  <w:lang w:val="es-419"/>
                </w:rPr>
                <w:t xml:space="preserve"> (9.0 h)</w:t>
              </w:r>
            </w:ins>
            <w:r w:rsidRPr="00E34412">
              <w:rPr>
                <w:rFonts w:ascii="Arial" w:hAnsi="Arial" w:cs="Arial"/>
                <w:sz w:val="20"/>
                <w:szCs w:val="20"/>
                <w:lang w:val="es-419"/>
              </w:rPr>
              <w:t xml:space="preserve">. Creación de vista de plantas (Plan </w:t>
            </w:r>
            <w:proofErr w:type="spellStart"/>
            <w:r w:rsidRPr="00E34412">
              <w:rPr>
                <w:rFonts w:ascii="Arial" w:hAnsi="Arial" w:cs="Arial"/>
                <w:sz w:val="20"/>
                <w:szCs w:val="20"/>
                <w:lang w:val="es-419"/>
              </w:rPr>
              <w:t>views</w:t>
            </w:r>
            <w:proofErr w:type="spellEnd"/>
            <w:r w:rsidRPr="00E34412">
              <w:rPr>
                <w:rFonts w:ascii="Arial" w:hAnsi="Arial" w:cs="Arial"/>
                <w:sz w:val="20"/>
                <w:szCs w:val="20"/>
                <w:lang w:val="es-419"/>
              </w:rPr>
              <w:t>), Niveles de fondo (</w:t>
            </w:r>
            <w:proofErr w:type="spellStart"/>
            <w:r w:rsidRPr="00E34412">
              <w:rPr>
                <w:rFonts w:ascii="Arial" w:hAnsi="Arial" w:cs="Arial"/>
                <w:sz w:val="20"/>
                <w:szCs w:val="20"/>
                <w:lang w:val="es-419"/>
              </w:rPr>
              <w:t>Underlay</w:t>
            </w:r>
            <w:proofErr w:type="spellEnd"/>
            <w:r w:rsidRPr="00E34412">
              <w:rPr>
                <w:rFonts w:ascii="Arial" w:hAnsi="Arial" w:cs="Arial"/>
                <w:sz w:val="20"/>
                <w:szCs w:val="20"/>
                <w:lang w:val="es-419"/>
              </w:rPr>
              <w:t>). Control de visualización (</w:t>
            </w:r>
            <w:proofErr w:type="spellStart"/>
            <w:r w:rsidRPr="00E34412">
              <w:rPr>
                <w:rFonts w:ascii="Arial" w:hAnsi="Arial" w:cs="Arial"/>
                <w:sz w:val="20"/>
                <w:szCs w:val="20"/>
                <w:lang w:val="es-419"/>
              </w:rPr>
              <w:t>Visibility</w:t>
            </w:r>
            <w:proofErr w:type="spellEnd"/>
            <w:r w:rsidRPr="00E34412">
              <w:rPr>
                <w:rFonts w:ascii="Arial" w:hAnsi="Arial" w:cs="Arial"/>
                <w:sz w:val="20"/>
                <w:szCs w:val="20"/>
                <w:lang w:val="es-419"/>
              </w:rPr>
              <w:t xml:space="preserve"> </w:t>
            </w:r>
            <w:proofErr w:type="spellStart"/>
            <w:r w:rsidRPr="00E34412">
              <w:rPr>
                <w:rFonts w:ascii="Arial" w:hAnsi="Arial" w:cs="Arial"/>
                <w:sz w:val="20"/>
                <w:szCs w:val="20"/>
                <w:lang w:val="es-419"/>
              </w:rPr>
              <w:t>graphics</w:t>
            </w:r>
            <w:proofErr w:type="spellEnd"/>
            <w:r w:rsidRPr="00E34412">
              <w:rPr>
                <w:rFonts w:ascii="Arial" w:hAnsi="Arial" w:cs="Arial"/>
                <w:sz w:val="20"/>
                <w:szCs w:val="20"/>
                <w:lang w:val="es-419"/>
              </w:rPr>
              <w:t>). Láminas de ploteo (</w:t>
            </w:r>
            <w:proofErr w:type="spellStart"/>
            <w:r w:rsidRPr="00E34412">
              <w:rPr>
                <w:rFonts w:ascii="Arial" w:hAnsi="Arial" w:cs="Arial"/>
                <w:sz w:val="20"/>
                <w:szCs w:val="20"/>
                <w:lang w:val="es-419"/>
              </w:rPr>
              <w:t>Sheets</w:t>
            </w:r>
            <w:proofErr w:type="spellEnd"/>
            <w:r w:rsidRPr="00E34412">
              <w:rPr>
                <w:rFonts w:ascii="Arial" w:hAnsi="Arial" w:cs="Arial"/>
                <w:sz w:val="20"/>
                <w:szCs w:val="20"/>
                <w:lang w:val="es-419"/>
              </w:rPr>
              <w:t xml:space="preserve">). Creación de </w:t>
            </w:r>
            <w:proofErr w:type="spellStart"/>
            <w:r w:rsidRPr="00E34412">
              <w:rPr>
                <w:rFonts w:ascii="Arial" w:hAnsi="Arial" w:cs="Arial"/>
                <w:sz w:val="20"/>
                <w:szCs w:val="20"/>
                <w:lang w:val="es-419"/>
              </w:rPr>
              <w:t>WorkSets</w:t>
            </w:r>
            <w:proofErr w:type="spellEnd"/>
            <w:r w:rsidRPr="00E34412">
              <w:rPr>
                <w:rFonts w:ascii="Arial" w:hAnsi="Arial" w:cs="Arial"/>
                <w:sz w:val="20"/>
                <w:szCs w:val="20"/>
                <w:lang w:val="es-419"/>
              </w:rPr>
              <w:t xml:space="preserve">, Creación de un archivo local y </w:t>
            </w:r>
            <w:proofErr w:type="spellStart"/>
            <w:r w:rsidRPr="00E34412">
              <w:rPr>
                <w:rFonts w:ascii="Arial" w:hAnsi="Arial" w:cs="Arial"/>
                <w:sz w:val="20"/>
                <w:szCs w:val="20"/>
                <w:lang w:val="es-419"/>
              </w:rPr>
              <w:t>Relinquish</w:t>
            </w:r>
            <w:proofErr w:type="spellEnd"/>
            <w:r w:rsidRPr="00E34412">
              <w:rPr>
                <w:rFonts w:ascii="Arial" w:hAnsi="Arial" w:cs="Arial"/>
                <w:sz w:val="20"/>
                <w:szCs w:val="20"/>
                <w:lang w:val="es-419"/>
              </w:rPr>
              <w:t xml:space="preserve"> </w:t>
            </w:r>
            <w:proofErr w:type="spellStart"/>
            <w:r w:rsidRPr="00E34412">
              <w:rPr>
                <w:rFonts w:ascii="Arial" w:hAnsi="Arial" w:cs="Arial"/>
                <w:sz w:val="20"/>
                <w:szCs w:val="20"/>
                <w:lang w:val="es-419"/>
              </w:rPr>
              <w:t>all</w:t>
            </w:r>
            <w:proofErr w:type="spellEnd"/>
            <w:r w:rsidRPr="00E34412">
              <w:rPr>
                <w:rFonts w:ascii="Arial" w:hAnsi="Arial" w:cs="Arial"/>
                <w:sz w:val="20"/>
                <w:szCs w:val="20"/>
                <w:lang w:val="es-419"/>
              </w:rPr>
              <w:t xml:space="preserve"> mine.</w:t>
            </w:r>
            <w:ins w:id="104" w:author="ANDRES HUMBERTO OTALORA CARMONA" w:date="2024-02-08T06:51:00Z">
              <w:r w:rsidR="001F36C7">
                <w:rPr>
                  <w:rFonts w:ascii="Arial" w:hAnsi="Arial" w:cs="Arial"/>
                  <w:sz w:val="20"/>
                  <w:szCs w:val="20"/>
                </w:rPr>
                <w:t xml:space="preserve"> Ejercicio de aplicación (proyecto aplicado en ingeniería eléctrica).</w:t>
              </w:r>
            </w:ins>
          </w:p>
          <w:p w14:paraId="2A42A9CA" w14:textId="4D208BBF" w:rsidR="000100B6" w:rsidRPr="00E34412" w:rsidRDefault="000100B6" w:rsidP="00BA3B4C">
            <w:pPr>
              <w:ind w:left="883" w:hanging="425"/>
              <w:rPr>
                <w:rFonts w:ascii="Arial" w:hAnsi="Arial" w:cs="Arial"/>
                <w:sz w:val="20"/>
                <w:szCs w:val="20"/>
              </w:rPr>
            </w:pPr>
          </w:p>
          <w:p w14:paraId="4BBA78B5" w14:textId="77777777" w:rsidR="000100B6" w:rsidRPr="00E34412" w:rsidRDefault="000100B6" w:rsidP="00BA3B4C">
            <w:pPr>
              <w:ind w:left="883" w:hanging="425"/>
              <w:rPr>
                <w:rFonts w:ascii="Arial" w:hAnsi="Arial" w:cs="Arial"/>
                <w:sz w:val="20"/>
                <w:szCs w:val="20"/>
                <w:lang w:val="es-419"/>
              </w:rPr>
            </w:pPr>
          </w:p>
          <w:p w14:paraId="09C68B3A" w14:textId="6FF6BFDE" w:rsidR="000100B6" w:rsidRPr="00E34412" w:rsidRDefault="000100B6" w:rsidP="00BA3B4C">
            <w:pPr>
              <w:ind w:left="883" w:hanging="425"/>
              <w:rPr>
                <w:rFonts w:ascii="Arial" w:hAnsi="Arial" w:cs="Arial"/>
                <w:i/>
                <w:sz w:val="20"/>
                <w:szCs w:val="20"/>
                <w:lang w:val="es-419"/>
              </w:rPr>
            </w:pPr>
            <w:r w:rsidRPr="00E34412">
              <w:rPr>
                <w:rFonts w:ascii="Arial" w:hAnsi="Arial" w:cs="Arial"/>
                <w:i/>
                <w:sz w:val="20"/>
                <w:szCs w:val="20"/>
                <w:lang w:val="es-419"/>
              </w:rPr>
              <w:t xml:space="preserve"> </w:t>
            </w:r>
            <w:r w:rsidRPr="00E34412">
              <w:rPr>
                <w:rFonts w:ascii="Arial" w:hAnsi="Arial" w:cs="Arial"/>
                <w:b/>
                <w:i/>
                <w:sz w:val="20"/>
                <w:szCs w:val="20"/>
              </w:rPr>
              <w:t>Objetivo específico:</w:t>
            </w:r>
            <w:r w:rsidRPr="00E34412">
              <w:rPr>
                <w:rFonts w:ascii="Arial" w:hAnsi="Arial" w:cs="Arial"/>
                <w:i/>
                <w:sz w:val="20"/>
                <w:szCs w:val="20"/>
              </w:rPr>
              <w:t xml:space="preserve"> </w:t>
            </w:r>
            <w:r w:rsidRPr="00E34412">
              <w:rPr>
                <w:rFonts w:ascii="Arial" w:hAnsi="Arial" w:cs="Arial"/>
                <w:i/>
                <w:sz w:val="20"/>
                <w:szCs w:val="20"/>
                <w:lang w:val="es-419"/>
              </w:rPr>
              <w:t xml:space="preserve">Al finalizar esta unidad el estudiante: Crea modelos de construcción básicos de BIM con información del sistema eléctrico. </w:t>
            </w:r>
          </w:p>
          <w:p w14:paraId="2ADA9E5B" w14:textId="0F9BF56A" w:rsidR="000100B6" w:rsidRPr="00E34412" w:rsidRDefault="000100B6" w:rsidP="00BA3B4C">
            <w:pPr>
              <w:ind w:left="883" w:hanging="425"/>
              <w:rPr>
                <w:rFonts w:ascii="Arial" w:hAnsi="Arial" w:cs="Arial"/>
                <w:i/>
                <w:sz w:val="20"/>
                <w:szCs w:val="20"/>
                <w:lang w:val="es-419"/>
              </w:rPr>
            </w:pPr>
          </w:p>
          <w:p w14:paraId="38E482A3" w14:textId="62F90D3D" w:rsidR="000100B6" w:rsidRPr="00E34412" w:rsidRDefault="000100B6" w:rsidP="0015191E">
            <w:pPr>
              <w:ind w:left="883" w:hanging="425"/>
              <w:jc w:val="both"/>
              <w:rPr>
                <w:rFonts w:ascii="Arial" w:hAnsi="Arial" w:cs="Arial"/>
                <w:sz w:val="20"/>
                <w:szCs w:val="20"/>
                <w:lang w:val="es-419"/>
              </w:rPr>
            </w:pPr>
            <w:r w:rsidRPr="00E34412">
              <w:rPr>
                <w:rFonts w:ascii="Arial" w:hAnsi="Arial" w:cs="Arial"/>
                <w:b/>
                <w:sz w:val="20"/>
                <w:szCs w:val="20"/>
                <w:lang w:val="es-419"/>
              </w:rPr>
              <w:t xml:space="preserve">3.3. </w:t>
            </w:r>
            <w:r w:rsidR="00BC5419" w:rsidRPr="00E34412">
              <w:rPr>
                <w:rFonts w:ascii="Arial" w:hAnsi="Arial" w:cs="Arial"/>
                <w:b/>
                <w:sz w:val="20"/>
                <w:szCs w:val="20"/>
                <w:lang w:val="es-419"/>
              </w:rPr>
              <w:t>Familias de Revit</w:t>
            </w:r>
            <w:ins w:id="105" w:author="ANDRES HUMBERTO OTALORA CARMONA" w:date="2024-02-08T06:51:00Z">
              <w:r w:rsidR="001F36C7">
                <w:rPr>
                  <w:rFonts w:ascii="Arial" w:hAnsi="Arial" w:cs="Arial"/>
                  <w:b/>
                  <w:sz w:val="20"/>
                  <w:szCs w:val="20"/>
                  <w:lang w:val="es-419"/>
                </w:rPr>
                <w:t xml:space="preserve"> (6.0 h)</w:t>
              </w:r>
            </w:ins>
            <w:r w:rsidR="00BC5419" w:rsidRPr="00E34412">
              <w:rPr>
                <w:rFonts w:ascii="Arial" w:hAnsi="Arial" w:cs="Arial"/>
                <w:b/>
                <w:sz w:val="20"/>
                <w:szCs w:val="20"/>
                <w:lang w:val="es-419"/>
              </w:rPr>
              <w:t>.</w:t>
            </w:r>
            <w:r w:rsidR="00BC5419" w:rsidRPr="00E34412">
              <w:rPr>
                <w:rFonts w:ascii="Arial" w:hAnsi="Arial" w:cs="Arial"/>
                <w:sz w:val="20"/>
                <w:szCs w:val="20"/>
                <w:lang w:val="es-419"/>
              </w:rPr>
              <w:t xml:space="preserve"> Concepto de familias de Revit. Creación de perfiles. Creación de planos de trabajo. Convertir líneas en símbolos (</w:t>
            </w:r>
            <w:proofErr w:type="spellStart"/>
            <w:r w:rsidR="00BC5419" w:rsidRPr="00E34412">
              <w:rPr>
                <w:rFonts w:ascii="Arial" w:hAnsi="Arial" w:cs="Arial"/>
                <w:sz w:val="20"/>
                <w:szCs w:val="20"/>
                <w:lang w:val="es-419"/>
              </w:rPr>
              <w:t>Convert</w:t>
            </w:r>
            <w:proofErr w:type="spellEnd"/>
            <w:r w:rsidR="00BC5419" w:rsidRPr="00E34412">
              <w:rPr>
                <w:rFonts w:ascii="Arial" w:hAnsi="Arial" w:cs="Arial"/>
                <w:sz w:val="20"/>
                <w:szCs w:val="20"/>
                <w:lang w:val="es-419"/>
              </w:rPr>
              <w:t xml:space="preserve"> </w:t>
            </w:r>
            <w:proofErr w:type="spellStart"/>
            <w:r w:rsidR="00BC5419" w:rsidRPr="00E34412">
              <w:rPr>
                <w:rFonts w:ascii="Arial" w:hAnsi="Arial" w:cs="Arial"/>
                <w:sz w:val="20"/>
                <w:szCs w:val="20"/>
                <w:lang w:val="es-419"/>
              </w:rPr>
              <w:t>lines</w:t>
            </w:r>
            <w:proofErr w:type="spellEnd"/>
            <w:r w:rsidR="00BC5419" w:rsidRPr="00E34412">
              <w:rPr>
                <w:rFonts w:ascii="Arial" w:hAnsi="Arial" w:cs="Arial"/>
                <w:sz w:val="20"/>
                <w:szCs w:val="20"/>
                <w:lang w:val="es-419"/>
              </w:rPr>
              <w:t xml:space="preserve">) y Controles de visibilidad. </w:t>
            </w:r>
            <w:ins w:id="106" w:author="ANDRES HUMBERTO OTALORA CARMONA" w:date="2024-02-08T06:52:00Z">
              <w:r w:rsidR="001F36C7">
                <w:rPr>
                  <w:rFonts w:ascii="Arial" w:hAnsi="Arial" w:cs="Arial"/>
                  <w:sz w:val="20"/>
                  <w:szCs w:val="20"/>
                </w:rPr>
                <w:t>Ejercicio de aplicación (proyecto aplicado en ingeniería eléctrica).</w:t>
              </w:r>
            </w:ins>
          </w:p>
          <w:p w14:paraId="5435D9A7" w14:textId="30EBB25C" w:rsidR="00BC5419" w:rsidRPr="00E34412" w:rsidRDefault="00BC5419" w:rsidP="00BA3B4C">
            <w:pPr>
              <w:ind w:left="883" w:hanging="425"/>
              <w:rPr>
                <w:rFonts w:ascii="Arial" w:hAnsi="Arial" w:cs="Arial"/>
                <w:sz w:val="20"/>
                <w:szCs w:val="20"/>
                <w:lang w:val="es-419"/>
              </w:rPr>
            </w:pPr>
          </w:p>
          <w:p w14:paraId="5CB6D04C" w14:textId="77777777" w:rsidR="00BC5419" w:rsidRPr="00E34412" w:rsidRDefault="00BC5419" w:rsidP="00BA3B4C">
            <w:pPr>
              <w:ind w:left="883" w:hanging="425"/>
              <w:rPr>
                <w:rFonts w:ascii="Arial" w:hAnsi="Arial" w:cs="Arial"/>
                <w:i/>
                <w:sz w:val="20"/>
                <w:szCs w:val="20"/>
                <w:lang w:val="es-419"/>
              </w:rPr>
            </w:pPr>
            <w:r w:rsidRPr="00E34412">
              <w:rPr>
                <w:rFonts w:ascii="Arial" w:hAnsi="Arial" w:cs="Arial"/>
                <w:b/>
                <w:i/>
                <w:sz w:val="20"/>
                <w:szCs w:val="20"/>
              </w:rPr>
              <w:t>Objetivo específico:</w:t>
            </w:r>
            <w:r w:rsidRPr="00E34412">
              <w:rPr>
                <w:rFonts w:ascii="Arial" w:hAnsi="Arial" w:cs="Arial"/>
                <w:i/>
                <w:sz w:val="20"/>
                <w:szCs w:val="20"/>
              </w:rPr>
              <w:t xml:space="preserve"> </w:t>
            </w:r>
            <w:r w:rsidRPr="00E34412">
              <w:rPr>
                <w:rFonts w:ascii="Arial" w:hAnsi="Arial" w:cs="Arial"/>
                <w:i/>
                <w:sz w:val="20"/>
                <w:szCs w:val="20"/>
                <w:lang w:val="es-419"/>
              </w:rPr>
              <w:t xml:space="preserve">Al finalizar esta unidad el estudiante: </w:t>
            </w:r>
          </w:p>
          <w:p w14:paraId="16DA8638" w14:textId="61AC27E2" w:rsidR="00BC5419" w:rsidRPr="00E34412" w:rsidRDefault="00BC5419" w:rsidP="00BA3B4C">
            <w:pPr>
              <w:pStyle w:val="ListParagraph"/>
              <w:numPr>
                <w:ilvl w:val="0"/>
                <w:numId w:val="38"/>
              </w:numPr>
              <w:spacing w:after="200" w:line="276" w:lineRule="auto"/>
              <w:ind w:left="883" w:hanging="425"/>
              <w:rPr>
                <w:rFonts w:ascii="Arial" w:hAnsi="Arial" w:cs="Arial"/>
                <w:i/>
                <w:sz w:val="20"/>
                <w:szCs w:val="20"/>
                <w:lang w:val="es-419"/>
              </w:rPr>
            </w:pPr>
            <w:r w:rsidRPr="00E34412">
              <w:rPr>
                <w:rFonts w:ascii="Arial" w:hAnsi="Arial" w:cs="Arial"/>
                <w:i/>
                <w:sz w:val="20"/>
                <w:szCs w:val="20"/>
                <w:lang w:val="es-419"/>
              </w:rPr>
              <w:t xml:space="preserve">Conoce los fundamentos de las familias de Revit. </w:t>
            </w:r>
          </w:p>
          <w:p w14:paraId="175E10B9" w14:textId="29843D5E" w:rsidR="008B4462" w:rsidRPr="00E34412" w:rsidRDefault="00BC5419" w:rsidP="00BA3B4C">
            <w:pPr>
              <w:pStyle w:val="ListParagraph"/>
              <w:numPr>
                <w:ilvl w:val="0"/>
                <w:numId w:val="38"/>
              </w:numPr>
              <w:spacing w:after="200" w:line="276" w:lineRule="auto"/>
              <w:ind w:left="883" w:hanging="425"/>
              <w:rPr>
                <w:rFonts w:ascii="Arial" w:hAnsi="Arial" w:cs="Arial"/>
                <w:b/>
                <w:sz w:val="20"/>
                <w:szCs w:val="20"/>
                <w:lang w:val="es-419"/>
              </w:rPr>
            </w:pPr>
            <w:r w:rsidRPr="00E34412">
              <w:rPr>
                <w:rFonts w:ascii="Arial" w:hAnsi="Arial" w:cs="Arial"/>
                <w:i/>
                <w:sz w:val="20"/>
                <w:szCs w:val="20"/>
                <w:lang w:val="es-419"/>
              </w:rPr>
              <w:t xml:space="preserve">Crea planos de trabajo en Revit. </w:t>
            </w:r>
          </w:p>
        </w:tc>
      </w:tr>
    </w:tbl>
    <w:p w14:paraId="7C0E3691" w14:textId="5E4A0A74" w:rsidR="00691BB3" w:rsidRDefault="00691BB3" w:rsidP="00691BB3">
      <w:pPr>
        <w:spacing w:after="0"/>
        <w:rPr>
          <w:rFonts w:ascii="Arial" w:hAnsi="Arial" w:cs="Arial"/>
          <w:b/>
          <w:sz w:val="20"/>
          <w:szCs w:val="20"/>
        </w:rPr>
      </w:pPr>
    </w:p>
    <w:p w14:paraId="597FE09A" w14:textId="77777777" w:rsidR="00691BB3" w:rsidRPr="00691BB3" w:rsidRDefault="00691BB3" w:rsidP="00691BB3">
      <w:pPr>
        <w:spacing w:after="0"/>
        <w:rPr>
          <w:rFonts w:ascii="Arial" w:hAnsi="Arial" w:cs="Arial"/>
          <w:b/>
          <w:sz w:val="20"/>
          <w:szCs w:val="20"/>
        </w:rPr>
      </w:pPr>
    </w:p>
    <w:p w14:paraId="175E10BC" w14:textId="1F348582" w:rsidR="0030486D" w:rsidRPr="00691BB3" w:rsidRDefault="00B70959" w:rsidP="00B34AA7">
      <w:pPr>
        <w:pStyle w:val="ListParagraph"/>
        <w:numPr>
          <w:ilvl w:val="0"/>
          <w:numId w:val="7"/>
        </w:numPr>
        <w:spacing w:after="0"/>
        <w:ind w:left="567" w:hanging="425"/>
        <w:rPr>
          <w:rFonts w:ascii="Arial" w:hAnsi="Arial" w:cs="Arial"/>
          <w:b/>
          <w:sz w:val="20"/>
          <w:szCs w:val="20"/>
          <w:highlight w:val="yellow"/>
        </w:rPr>
      </w:pPr>
      <w:r>
        <w:rPr>
          <w:rFonts w:ascii="Arial" w:hAnsi="Arial" w:cs="Arial"/>
          <w:b/>
          <w:sz w:val="20"/>
          <w:szCs w:val="20"/>
          <w:highlight w:val="yellow"/>
        </w:rPr>
        <w:t>METODOLOGÍAS</w:t>
      </w:r>
      <w:r w:rsidR="00826E98" w:rsidRPr="00691BB3">
        <w:rPr>
          <w:rFonts w:ascii="Arial" w:hAnsi="Arial" w:cs="Arial"/>
          <w:b/>
          <w:sz w:val="20"/>
          <w:szCs w:val="20"/>
          <w:highlight w:val="yellow"/>
        </w:rPr>
        <w:t xml:space="preserve"> DE ENSEÑANZA APRENDIZAJE</w:t>
      </w:r>
      <w:r w:rsidR="0030486D" w:rsidRPr="00691BB3">
        <w:rPr>
          <w:rFonts w:ascii="Arial" w:hAnsi="Arial" w:cs="Arial"/>
          <w:b/>
          <w:sz w:val="20"/>
          <w:szCs w:val="20"/>
          <w:highlight w:val="yellow"/>
        </w:rPr>
        <w:t>:</w:t>
      </w:r>
    </w:p>
    <w:tbl>
      <w:tblPr>
        <w:tblStyle w:val="TableGrid"/>
        <w:tblW w:w="0" w:type="auto"/>
        <w:tblInd w:w="142" w:type="dxa"/>
        <w:tblLook w:val="04A0" w:firstRow="1" w:lastRow="0" w:firstColumn="1" w:lastColumn="0" w:noHBand="0" w:noVBand="1"/>
      </w:tblPr>
      <w:tblGrid>
        <w:gridCol w:w="9822"/>
      </w:tblGrid>
      <w:tr w:rsidR="00826E98" w:rsidRPr="00860A09" w14:paraId="175E10D8" w14:textId="77777777" w:rsidTr="006A5C65">
        <w:tc>
          <w:tcPr>
            <w:tcW w:w="10031" w:type="dxa"/>
          </w:tcPr>
          <w:p w14:paraId="175E10BD" w14:textId="196F0CCB" w:rsidR="00826E98" w:rsidRPr="00221B2C" w:rsidRDefault="004D6E5B" w:rsidP="00B4230E">
            <w:pPr>
              <w:jc w:val="both"/>
              <w:rPr>
                <w:rFonts w:ascii="Arial" w:hAnsi="Arial" w:cs="Arial"/>
                <w:color w:val="008000"/>
                <w:sz w:val="20"/>
                <w:szCs w:val="20"/>
              </w:rPr>
            </w:pPr>
            <w:r w:rsidRPr="00221B2C">
              <w:rPr>
                <w:rFonts w:ascii="Arial" w:hAnsi="Arial" w:cs="Arial"/>
                <w:color w:val="008000"/>
                <w:sz w:val="20"/>
                <w:szCs w:val="20"/>
              </w:rPr>
              <w:t xml:space="preserve">Se puede tomar como referencia </w:t>
            </w:r>
            <w:r w:rsidR="005E2BD8">
              <w:rPr>
                <w:rFonts w:ascii="Arial" w:hAnsi="Arial" w:cs="Arial"/>
                <w:color w:val="008000"/>
                <w:sz w:val="20"/>
                <w:szCs w:val="20"/>
              </w:rPr>
              <w:t>la diapositiva 4 de la presentación.</w:t>
            </w:r>
          </w:p>
          <w:p w14:paraId="6D92EB49" w14:textId="77777777" w:rsidR="002E0861" w:rsidRDefault="002E0861" w:rsidP="002E0861">
            <w:pPr>
              <w:rPr>
                <w:rFonts w:ascii="Arial" w:hAnsi="Arial" w:cs="Arial"/>
                <w:color w:val="008000"/>
                <w:sz w:val="20"/>
                <w:szCs w:val="20"/>
              </w:rPr>
            </w:pPr>
          </w:p>
          <w:p w14:paraId="175E10CA" w14:textId="68AC5598" w:rsidR="00A41E91" w:rsidRDefault="002E0861" w:rsidP="00947426">
            <w:pPr>
              <w:rPr>
                <w:rFonts w:ascii="Arial" w:hAnsi="Arial" w:cs="Arial"/>
                <w:color w:val="008000"/>
                <w:sz w:val="20"/>
                <w:szCs w:val="20"/>
              </w:rPr>
            </w:pPr>
            <w:r>
              <w:rPr>
                <w:rFonts w:ascii="Arial" w:hAnsi="Arial" w:cs="Arial"/>
                <w:color w:val="008000"/>
                <w:sz w:val="20"/>
                <w:szCs w:val="20"/>
              </w:rPr>
              <w:t>Se debe</w:t>
            </w:r>
            <w:r w:rsidR="005E2BD8">
              <w:rPr>
                <w:rFonts w:ascii="Arial" w:hAnsi="Arial" w:cs="Arial"/>
                <w:color w:val="008000"/>
                <w:sz w:val="20"/>
                <w:szCs w:val="20"/>
              </w:rPr>
              <w:t>n</w:t>
            </w:r>
            <w:r>
              <w:rPr>
                <w:rFonts w:ascii="Arial" w:hAnsi="Arial" w:cs="Arial"/>
                <w:color w:val="008000"/>
                <w:sz w:val="20"/>
                <w:szCs w:val="20"/>
              </w:rPr>
              <w:t xml:space="preserve"> l</w:t>
            </w:r>
            <w:r w:rsidR="00A41E91" w:rsidRPr="00221B2C">
              <w:rPr>
                <w:rFonts w:ascii="Arial" w:hAnsi="Arial" w:cs="Arial"/>
                <w:color w:val="008000"/>
                <w:sz w:val="20"/>
                <w:szCs w:val="20"/>
              </w:rPr>
              <w:t>istar las metodologías escogidas para desarrollar esta asignatura.</w:t>
            </w:r>
            <w:r>
              <w:rPr>
                <w:rFonts w:ascii="Arial" w:hAnsi="Arial" w:cs="Arial"/>
                <w:color w:val="008000"/>
                <w:sz w:val="20"/>
                <w:szCs w:val="20"/>
              </w:rPr>
              <w:t xml:space="preserve"> Si una metodología</w:t>
            </w:r>
            <w:r w:rsidR="009600FF">
              <w:rPr>
                <w:rFonts w:ascii="Arial" w:hAnsi="Arial" w:cs="Arial"/>
                <w:color w:val="008000"/>
                <w:sz w:val="20"/>
                <w:szCs w:val="20"/>
              </w:rPr>
              <w:t xml:space="preserve"> seleccionada es</w:t>
            </w:r>
            <w:r>
              <w:rPr>
                <w:rFonts w:ascii="Arial" w:hAnsi="Arial" w:cs="Arial"/>
                <w:color w:val="008000"/>
                <w:sz w:val="20"/>
                <w:szCs w:val="20"/>
              </w:rPr>
              <w:t xml:space="preserve"> diferente a las mencionadas en </w:t>
            </w:r>
            <w:r w:rsidR="005E2BD8">
              <w:rPr>
                <w:rFonts w:ascii="Arial" w:hAnsi="Arial" w:cs="Arial"/>
                <w:color w:val="008000"/>
                <w:sz w:val="20"/>
                <w:szCs w:val="20"/>
              </w:rPr>
              <w:t xml:space="preserve">la diapositiva 4, </w:t>
            </w:r>
            <w:r>
              <w:rPr>
                <w:rFonts w:ascii="Arial" w:hAnsi="Arial" w:cs="Arial"/>
                <w:color w:val="008000"/>
                <w:sz w:val="20"/>
                <w:szCs w:val="20"/>
              </w:rPr>
              <w:t>es necesario hacer una breve descripción.</w:t>
            </w:r>
          </w:p>
          <w:p w14:paraId="65C3F870" w14:textId="526E4959" w:rsidR="007735D8" w:rsidRPr="00B66C5A" w:rsidRDefault="007735D8" w:rsidP="00B66C5A">
            <w:pPr>
              <w:jc w:val="both"/>
              <w:rPr>
                <w:rFonts w:ascii="Arial" w:hAnsi="Arial" w:cs="Arial"/>
                <w:sz w:val="20"/>
                <w:szCs w:val="20"/>
              </w:rPr>
            </w:pPr>
          </w:p>
          <w:p w14:paraId="7615BDE8" w14:textId="5E411526" w:rsidR="00BA3B4C" w:rsidRPr="00B66C5A" w:rsidRDefault="00BA3B4C" w:rsidP="00B66C5A">
            <w:pPr>
              <w:pStyle w:val="Default"/>
              <w:jc w:val="both"/>
              <w:rPr>
                <w:color w:val="auto"/>
                <w:lang w:val="es-ES"/>
              </w:rPr>
            </w:pPr>
            <w:r w:rsidRPr="00B66C5A">
              <w:rPr>
                <w:color w:val="auto"/>
                <w:sz w:val="20"/>
                <w:szCs w:val="20"/>
                <w:lang w:val="es-ES"/>
              </w:rPr>
              <w:t xml:space="preserve">Las metodologías establecidas en programa de Ingeniería Eléctrica, buscan involucrar al estudiante en el proceso de aprendizaje de manera activa, para el logro de la excelencia y su independencia intelectual, donde él es el principal responsable de su aprendizaje. Para la asignatura de </w:t>
            </w:r>
            <w:r w:rsidR="0013217C" w:rsidRPr="00B66C5A">
              <w:rPr>
                <w:color w:val="auto"/>
                <w:sz w:val="20"/>
                <w:szCs w:val="20"/>
                <w:lang w:val="es-ES"/>
              </w:rPr>
              <w:t>Dibujo Asistido por Computadora</w:t>
            </w:r>
            <w:r w:rsidRPr="00B66C5A">
              <w:rPr>
                <w:color w:val="auto"/>
                <w:sz w:val="20"/>
                <w:szCs w:val="20"/>
                <w:lang w:val="es-ES"/>
              </w:rPr>
              <w:t xml:space="preserve"> en particular, se privilegian metodologías que propician logro de los resultados de aprendizaje definidos por el </w:t>
            </w:r>
            <w:r w:rsidRPr="00B66C5A">
              <w:rPr>
                <w:color w:val="auto"/>
                <w:sz w:val="20"/>
                <w:szCs w:val="20"/>
                <w:lang w:val="es-ES"/>
              </w:rPr>
              <w:lastRenderedPageBreak/>
              <w:t>programa, en donde cada profesor en forma coordinada, desarrolla en mayor o menor medida cada una de las siguientes metodologías de enseñanza-aprendizaje:</w:t>
            </w:r>
          </w:p>
          <w:p w14:paraId="3B236697" w14:textId="77777777" w:rsidR="00BA3B4C" w:rsidRPr="00B66C5A" w:rsidRDefault="00BA3B4C" w:rsidP="00B66C5A">
            <w:pPr>
              <w:jc w:val="both"/>
              <w:rPr>
                <w:rFonts w:ascii="Arial" w:hAnsi="Arial" w:cs="Arial"/>
                <w:sz w:val="20"/>
                <w:szCs w:val="20"/>
              </w:rPr>
            </w:pPr>
          </w:p>
          <w:p w14:paraId="58238BB1" w14:textId="77777777" w:rsidR="00BA3B4C" w:rsidRPr="00B66C5A" w:rsidRDefault="00BA3B4C" w:rsidP="00B66C5A">
            <w:pPr>
              <w:pStyle w:val="ListParagraph"/>
              <w:numPr>
                <w:ilvl w:val="0"/>
                <w:numId w:val="42"/>
              </w:numPr>
              <w:autoSpaceDE w:val="0"/>
              <w:autoSpaceDN w:val="0"/>
              <w:adjustRightInd w:val="0"/>
              <w:jc w:val="both"/>
              <w:rPr>
                <w:rFonts w:ascii="Arial" w:hAnsi="Arial" w:cs="Arial"/>
                <w:sz w:val="20"/>
                <w:szCs w:val="20"/>
              </w:rPr>
            </w:pPr>
            <w:r w:rsidRPr="00B66C5A">
              <w:rPr>
                <w:rFonts w:ascii="Arial" w:hAnsi="Arial" w:cs="Arial"/>
                <w:b/>
                <w:sz w:val="20"/>
                <w:szCs w:val="20"/>
              </w:rPr>
              <w:t>Cronograma día a día:</w:t>
            </w:r>
            <w:r w:rsidRPr="00B66C5A">
              <w:rPr>
                <w:rFonts w:ascii="Arial" w:hAnsi="Arial" w:cs="Arial"/>
                <w:sz w:val="20"/>
                <w:szCs w:val="20"/>
              </w:rPr>
              <w:t xml:space="preserve"> una guía cronológica que proporciona al estudiante una clara visualización de la distribución temporal de los temas de estudio a lo largo del periodo. De esta manera, el estudiante puede planificar de manera más efectiva su tiempo de estudio para abordar la asignatura de manera organizada y proactiva.</w:t>
            </w:r>
          </w:p>
          <w:p w14:paraId="66B2E129" w14:textId="77777777" w:rsidR="00BA3B4C" w:rsidRPr="00B66C5A" w:rsidRDefault="00BA3B4C" w:rsidP="00B66C5A">
            <w:pPr>
              <w:pStyle w:val="ListParagraph"/>
              <w:numPr>
                <w:ilvl w:val="0"/>
                <w:numId w:val="42"/>
              </w:numPr>
              <w:autoSpaceDE w:val="0"/>
              <w:autoSpaceDN w:val="0"/>
              <w:adjustRightInd w:val="0"/>
              <w:jc w:val="both"/>
              <w:rPr>
                <w:rFonts w:ascii="Arial" w:hAnsi="Arial" w:cs="Arial"/>
                <w:sz w:val="20"/>
                <w:szCs w:val="20"/>
              </w:rPr>
            </w:pPr>
            <w:r w:rsidRPr="00B66C5A">
              <w:rPr>
                <w:rFonts w:ascii="Arial" w:hAnsi="Arial" w:cs="Arial"/>
                <w:b/>
                <w:sz w:val="20"/>
                <w:szCs w:val="20"/>
              </w:rPr>
              <w:t>Clase magistral:</w:t>
            </w:r>
            <w:r w:rsidRPr="00B66C5A">
              <w:rPr>
                <w:rFonts w:ascii="Arial" w:hAnsi="Arial" w:cs="Arial"/>
                <w:sz w:val="20"/>
                <w:szCs w:val="20"/>
              </w:rPr>
              <w:t xml:space="preserve"> el docente, experto en el tema, presenta información de manera oral a los estudiantes, se hace énfasis en la claridad de la exposición y las preguntas que se realizan para la reflexión de los estudiantes.</w:t>
            </w:r>
          </w:p>
          <w:p w14:paraId="7774D641" w14:textId="77777777" w:rsidR="00BA3B4C" w:rsidRPr="00B66C5A" w:rsidRDefault="00BA3B4C" w:rsidP="00B66C5A">
            <w:pPr>
              <w:pStyle w:val="ListParagraph"/>
              <w:numPr>
                <w:ilvl w:val="0"/>
                <w:numId w:val="42"/>
              </w:numPr>
              <w:autoSpaceDE w:val="0"/>
              <w:autoSpaceDN w:val="0"/>
              <w:adjustRightInd w:val="0"/>
              <w:jc w:val="both"/>
              <w:rPr>
                <w:rFonts w:ascii="Arial" w:hAnsi="Arial" w:cs="Arial"/>
                <w:sz w:val="20"/>
                <w:szCs w:val="20"/>
              </w:rPr>
            </w:pPr>
            <w:r w:rsidRPr="00B66C5A">
              <w:rPr>
                <w:rFonts w:ascii="Arial" w:hAnsi="Arial" w:cs="Arial"/>
                <w:b/>
                <w:sz w:val="20"/>
                <w:szCs w:val="20"/>
              </w:rPr>
              <w:t>Clase invertida:</w:t>
            </w:r>
            <w:r w:rsidRPr="00B66C5A">
              <w:rPr>
                <w:rFonts w:ascii="Arial" w:hAnsi="Arial" w:cs="Arial"/>
                <w:sz w:val="20"/>
                <w:szCs w:val="20"/>
              </w:rPr>
              <w:t xml:space="preserve"> se emplea con el propósito de fomentar la comprensión de los conceptos fundamentales y las formulaciones teóricas. En este enfoque, se sugieren lecturas antes de las sesiones de clase, creando así un contexto para el análisis y la reflexión. Durante las sesiones, se promueven discusiones activas y se brinda espacio para aclarar cualquier duda surgida en relación con los temas abordados.</w:t>
            </w:r>
          </w:p>
          <w:p w14:paraId="6C00CF18" w14:textId="7A7B0A66" w:rsidR="00BA3B4C" w:rsidRPr="00B66C5A" w:rsidRDefault="005F503A" w:rsidP="00B66C5A">
            <w:pPr>
              <w:pStyle w:val="ListParagraph"/>
              <w:numPr>
                <w:ilvl w:val="0"/>
                <w:numId w:val="42"/>
              </w:numPr>
              <w:autoSpaceDE w:val="0"/>
              <w:autoSpaceDN w:val="0"/>
              <w:adjustRightInd w:val="0"/>
              <w:jc w:val="both"/>
              <w:rPr>
                <w:rFonts w:ascii="Arial" w:hAnsi="Arial" w:cs="Arial"/>
                <w:sz w:val="20"/>
                <w:szCs w:val="20"/>
              </w:rPr>
            </w:pPr>
            <w:r w:rsidRPr="00B66C5A">
              <w:rPr>
                <w:rFonts w:ascii="Arial" w:hAnsi="Arial" w:cs="Arial"/>
                <w:b/>
                <w:sz w:val="20"/>
                <w:szCs w:val="20"/>
              </w:rPr>
              <w:t>Prácticas en computadora con software especializado</w:t>
            </w:r>
            <w:r w:rsidR="00BA3B4C" w:rsidRPr="00B66C5A">
              <w:rPr>
                <w:rFonts w:ascii="Arial" w:hAnsi="Arial" w:cs="Arial"/>
                <w:b/>
                <w:sz w:val="20"/>
                <w:szCs w:val="20"/>
              </w:rPr>
              <w:t>:</w:t>
            </w:r>
            <w:r w:rsidR="00BA3B4C" w:rsidRPr="00B66C5A">
              <w:rPr>
                <w:rFonts w:ascii="Arial" w:hAnsi="Arial" w:cs="Arial"/>
                <w:sz w:val="20"/>
                <w:szCs w:val="20"/>
              </w:rPr>
              <w:t xml:space="preserve"> </w:t>
            </w:r>
            <w:r w:rsidRPr="00B66C5A">
              <w:rPr>
                <w:rFonts w:ascii="Arial" w:hAnsi="Arial" w:cs="Arial"/>
                <w:sz w:val="20"/>
                <w:szCs w:val="20"/>
              </w:rPr>
              <w:t>implica el uso de software especializado o herramientas de simulación para que los estudiantes realicen ejercicios prácticos que simulan situaciones reales. Los ejercicios prácticos en computadora permiten a los estudiantes experimentar con conceptos abstractos de una manera interactiva y visual, lo que facilita la comprensión y la aplicación de los conceptos teóricos.</w:t>
            </w:r>
          </w:p>
          <w:p w14:paraId="1AE06905" w14:textId="240CF936" w:rsidR="005F503A" w:rsidRPr="00B66C5A" w:rsidRDefault="005F503A" w:rsidP="00B66C5A">
            <w:pPr>
              <w:pStyle w:val="ListParagraph"/>
              <w:numPr>
                <w:ilvl w:val="0"/>
                <w:numId w:val="42"/>
              </w:numPr>
              <w:autoSpaceDE w:val="0"/>
              <w:autoSpaceDN w:val="0"/>
              <w:adjustRightInd w:val="0"/>
              <w:jc w:val="both"/>
              <w:rPr>
                <w:rFonts w:ascii="Arial" w:hAnsi="Arial" w:cs="Arial"/>
                <w:b/>
                <w:sz w:val="20"/>
                <w:szCs w:val="20"/>
              </w:rPr>
            </w:pPr>
            <w:r w:rsidRPr="00B66C5A">
              <w:rPr>
                <w:rFonts w:ascii="Arial" w:hAnsi="Arial" w:cs="Arial"/>
                <w:b/>
                <w:sz w:val="20"/>
                <w:szCs w:val="20"/>
              </w:rPr>
              <w:t xml:space="preserve">Aprendizaje basado en proyectos: </w:t>
            </w:r>
            <w:r w:rsidRPr="00B66C5A">
              <w:rPr>
                <w:rFonts w:ascii="Arial" w:hAnsi="Arial" w:cs="Arial"/>
                <w:sz w:val="20"/>
                <w:szCs w:val="20"/>
              </w:rPr>
              <w:t xml:space="preserve"> se plantea la realización de </w:t>
            </w:r>
            <w:r w:rsidR="00203371" w:rsidRPr="00B66C5A">
              <w:rPr>
                <w:rFonts w:ascii="Arial" w:hAnsi="Arial" w:cs="Arial"/>
                <w:sz w:val="20"/>
                <w:szCs w:val="20"/>
              </w:rPr>
              <w:t xml:space="preserve">un proyecto </w:t>
            </w:r>
            <w:r w:rsidRPr="00B66C5A">
              <w:rPr>
                <w:rFonts w:ascii="Arial" w:hAnsi="Arial" w:cs="Arial"/>
                <w:sz w:val="20"/>
                <w:szCs w:val="20"/>
              </w:rPr>
              <w:t xml:space="preserve">de dibujo </w:t>
            </w:r>
            <w:r w:rsidR="00203371" w:rsidRPr="00B66C5A">
              <w:rPr>
                <w:rFonts w:ascii="Arial" w:hAnsi="Arial" w:cs="Arial"/>
                <w:sz w:val="20"/>
                <w:szCs w:val="20"/>
              </w:rPr>
              <w:t>en cada módulo del curso, involucrando elementos básicos de sistemas eléctricos.</w:t>
            </w:r>
          </w:p>
          <w:p w14:paraId="78A7360C" w14:textId="41D1628B" w:rsidR="007735D8" w:rsidRPr="00B66C5A" w:rsidRDefault="007735D8" w:rsidP="00B66C5A">
            <w:pPr>
              <w:jc w:val="both"/>
              <w:rPr>
                <w:rFonts w:ascii="Arial" w:hAnsi="Arial" w:cs="Arial"/>
                <w:sz w:val="20"/>
                <w:szCs w:val="20"/>
              </w:rPr>
            </w:pPr>
          </w:p>
          <w:p w14:paraId="18BE55D3" w14:textId="58EF45A2" w:rsidR="007735D8" w:rsidRDefault="007735D8" w:rsidP="00947426">
            <w:pPr>
              <w:rPr>
                <w:rFonts w:ascii="Arial" w:hAnsi="Arial" w:cs="Arial"/>
                <w:color w:val="008000"/>
                <w:sz w:val="20"/>
                <w:szCs w:val="20"/>
              </w:rPr>
            </w:pPr>
          </w:p>
          <w:p w14:paraId="6E4F4AB7" w14:textId="72F239C6" w:rsidR="007735D8" w:rsidRDefault="007735D8" w:rsidP="00947426">
            <w:pPr>
              <w:rPr>
                <w:rFonts w:ascii="Arial" w:hAnsi="Arial" w:cs="Arial"/>
                <w:color w:val="008000"/>
                <w:sz w:val="20"/>
                <w:szCs w:val="20"/>
              </w:rPr>
            </w:pPr>
          </w:p>
          <w:p w14:paraId="519F6554" w14:textId="77777777" w:rsidR="007735D8" w:rsidRPr="00221B2C" w:rsidRDefault="007735D8" w:rsidP="00947426">
            <w:pPr>
              <w:rPr>
                <w:rFonts w:ascii="Arial" w:hAnsi="Arial" w:cs="Arial"/>
                <w:color w:val="008000"/>
                <w:sz w:val="20"/>
                <w:szCs w:val="20"/>
              </w:rPr>
            </w:pPr>
          </w:p>
          <w:p w14:paraId="3F487610" w14:textId="77777777" w:rsidR="004B2550" w:rsidRDefault="004B2550" w:rsidP="00826E98">
            <w:pPr>
              <w:rPr>
                <w:rFonts w:ascii="Arial" w:hAnsi="Arial" w:cs="Arial"/>
                <w:b/>
                <w:sz w:val="20"/>
                <w:szCs w:val="20"/>
              </w:rPr>
            </w:pPr>
          </w:p>
          <w:p w14:paraId="175E10D7" w14:textId="402AA6A9" w:rsidR="007735D8" w:rsidRPr="00860A09" w:rsidRDefault="007735D8" w:rsidP="00826E98">
            <w:pPr>
              <w:rPr>
                <w:rFonts w:ascii="Arial" w:hAnsi="Arial" w:cs="Arial"/>
                <w:b/>
                <w:sz w:val="20"/>
                <w:szCs w:val="20"/>
              </w:rPr>
            </w:pPr>
          </w:p>
        </w:tc>
      </w:tr>
    </w:tbl>
    <w:p w14:paraId="175E10D9" w14:textId="4E139002" w:rsidR="00826E98" w:rsidRDefault="00826E98" w:rsidP="00826E98">
      <w:pPr>
        <w:spacing w:after="0"/>
        <w:ind w:left="142"/>
        <w:rPr>
          <w:rFonts w:ascii="Arial" w:hAnsi="Arial" w:cs="Arial"/>
          <w:b/>
          <w:sz w:val="20"/>
          <w:szCs w:val="20"/>
        </w:rPr>
      </w:pPr>
    </w:p>
    <w:p w14:paraId="5F88846D" w14:textId="77777777" w:rsidR="00F84CA1" w:rsidRPr="00860A09" w:rsidRDefault="00F84CA1" w:rsidP="00826E98">
      <w:pPr>
        <w:spacing w:after="0"/>
        <w:ind w:left="142"/>
        <w:rPr>
          <w:rFonts w:ascii="Arial" w:hAnsi="Arial" w:cs="Arial"/>
          <w:b/>
          <w:sz w:val="20"/>
          <w:szCs w:val="20"/>
        </w:rPr>
      </w:pPr>
    </w:p>
    <w:p w14:paraId="175E10DA" w14:textId="77777777" w:rsidR="00826E98" w:rsidRPr="00691BB3" w:rsidRDefault="00826E98" w:rsidP="00B34AA7">
      <w:pPr>
        <w:pStyle w:val="ListParagraph"/>
        <w:numPr>
          <w:ilvl w:val="0"/>
          <w:numId w:val="7"/>
        </w:numPr>
        <w:spacing w:after="0"/>
        <w:ind w:left="567" w:hanging="425"/>
        <w:rPr>
          <w:rFonts w:ascii="Arial" w:hAnsi="Arial" w:cs="Arial"/>
          <w:b/>
          <w:sz w:val="20"/>
          <w:szCs w:val="20"/>
          <w:highlight w:val="yellow"/>
        </w:rPr>
      </w:pPr>
      <w:r w:rsidRPr="00691BB3">
        <w:rPr>
          <w:rFonts w:ascii="Arial" w:hAnsi="Arial" w:cs="Arial"/>
          <w:b/>
          <w:sz w:val="20"/>
          <w:szCs w:val="20"/>
          <w:highlight w:val="yellow"/>
        </w:rPr>
        <w:t>SISTEMAS DE EVALUACIÓN:</w:t>
      </w:r>
    </w:p>
    <w:tbl>
      <w:tblPr>
        <w:tblStyle w:val="TableGrid"/>
        <w:tblW w:w="0" w:type="auto"/>
        <w:tblInd w:w="142" w:type="dxa"/>
        <w:tblLook w:val="04A0" w:firstRow="1" w:lastRow="0" w:firstColumn="1" w:lastColumn="0" w:noHBand="0" w:noVBand="1"/>
      </w:tblPr>
      <w:tblGrid>
        <w:gridCol w:w="9822"/>
      </w:tblGrid>
      <w:tr w:rsidR="00826E98" w:rsidRPr="00860A09" w14:paraId="175E10ED" w14:textId="77777777" w:rsidTr="009559F8">
        <w:tc>
          <w:tcPr>
            <w:tcW w:w="10031" w:type="dxa"/>
          </w:tcPr>
          <w:p w14:paraId="175E10DB" w14:textId="10ED2660" w:rsidR="00351DA6" w:rsidRPr="00221B2C" w:rsidRDefault="009600FF" w:rsidP="00221B2C">
            <w:pPr>
              <w:jc w:val="both"/>
              <w:rPr>
                <w:rFonts w:ascii="Arial" w:hAnsi="Arial" w:cs="Arial"/>
                <w:color w:val="008000"/>
                <w:sz w:val="20"/>
                <w:szCs w:val="20"/>
              </w:rPr>
            </w:pPr>
            <w:r>
              <w:rPr>
                <w:rFonts w:ascii="Arial" w:hAnsi="Arial" w:cs="Arial"/>
                <w:color w:val="008000"/>
                <w:sz w:val="20"/>
                <w:szCs w:val="20"/>
              </w:rPr>
              <w:t>Se</w:t>
            </w:r>
            <w:r w:rsidR="000B2F1D" w:rsidRPr="00221B2C">
              <w:rPr>
                <w:rFonts w:ascii="Arial" w:hAnsi="Arial" w:cs="Arial"/>
                <w:color w:val="008000"/>
                <w:sz w:val="20"/>
                <w:szCs w:val="20"/>
              </w:rPr>
              <w:t xml:space="preserve"> puede</w:t>
            </w:r>
            <w:r w:rsidR="00351DA6" w:rsidRPr="00221B2C">
              <w:rPr>
                <w:rFonts w:ascii="Arial" w:hAnsi="Arial" w:cs="Arial"/>
                <w:color w:val="008000"/>
                <w:sz w:val="20"/>
                <w:szCs w:val="20"/>
              </w:rPr>
              <w:t>n</w:t>
            </w:r>
            <w:r w:rsidR="000B2F1D" w:rsidRPr="00221B2C">
              <w:rPr>
                <w:rFonts w:ascii="Arial" w:hAnsi="Arial" w:cs="Arial"/>
                <w:color w:val="008000"/>
                <w:sz w:val="20"/>
                <w:szCs w:val="20"/>
              </w:rPr>
              <w:t xml:space="preserve"> tomar como referencia los </w:t>
            </w:r>
            <w:r w:rsidR="002E0861">
              <w:rPr>
                <w:rFonts w:ascii="Arial" w:hAnsi="Arial" w:cs="Arial"/>
                <w:color w:val="008000"/>
                <w:sz w:val="20"/>
                <w:szCs w:val="20"/>
              </w:rPr>
              <w:t xml:space="preserve">ejemplos de la presentación (diapositivas </w:t>
            </w:r>
            <w:r w:rsidR="005E2BD8">
              <w:rPr>
                <w:rFonts w:ascii="Arial" w:hAnsi="Arial" w:cs="Arial"/>
                <w:color w:val="008000"/>
                <w:sz w:val="20"/>
                <w:szCs w:val="20"/>
              </w:rPr>
              <w:t>5 a 10)</w:t>
            </w:r>
            <w:r w:rsidR="002E0861">
              <w:rPr>
                <w:rFonts w:ascii="Arial" w:hAnsi="Arial" w:cs="Arial"/>
                <w:color w:val="008000"/>
                <w:sz w:val="20"/>
                <w:szCs w:val="20"/>
              </w:rPr>
              <w:t>.</w:t>
            </w:r>
          </w:p>
          <w:p w14:paraId="63CBB61E" w14:textId="57539E71" w:rsidR="00751CBB" w:rsidRDefault="00751CBB" w:rsidP="00F835EB">
            <w:pPr>
              <w:rPr>
                <w:rFonts w:ascii="Arial" w:hAnsi="Arial" w:cs="Arial"/>
                <w:color w:val="008000"/>
                <w:sz w:val="20"/>
                <w:szCs w:val="20"/>
              </w:rPr>
            </w:pPr>
          </w:p>
          <w:p w14:paraId="6F177FFC" w14:textId="77777777" w:rsidR="0013217C" w:rsidRPr="003C5425" w:rsidRDefault="0013217C" w:rsidP="0013217C">
            <w:pPr>
              <w:rPr>
                <w:rFonts w:ascii="Arial" w:hAnsi="Arial" w:cs="Arial"/>
                <w:color w:val="008000"/>
                <w:sz w:val="20"/>
                <w:szCs w:val="20"/>
              </w:rPr>
            </w:pPr>
          </w:p>
          <w:p w14:paraId="7395D43D" w14:textId="77777777" w:rsidR="0013217C" w:rsidRPr="00B66C5A" w:rsidRDefault="0013217C" w:rsidP="00B66C5A">
            <w:pPr>
              <w:pStyle w:val="Default"/>
              <w:jc w:val="both"/>
              <w:rPr>
                <w:color w:val="auto"/>
                <w:sz w:val="20"/>
                <w:szCs w:val="20"/>
                <w:lang w:val="es-ES"/>
              </w:rPr>
            </w:pPr>
            <w:r w:rsidRPr="00B66C5A">
              <w:rPr>
                <w:color w:val="auto"/>
                <w:sz w:val="20"/>
                <w:szCs w:val="20"/>
                <w:lang w:val="es-ES"/>
              </w:rPr>
              <w:t xml:space="preserve">En el programa de Ingeniería Eléctrica el objetivo formativo de la evaluación del aprendizaje consiste en identificar las facilidades y limitaciones que han tenido los estudiantes en su aprendizaje, para reforzar las primeras y superar las segundas, tendiendo siempre hacia el logro de las competencias planteadas por el Programa. La evaluación del aprendizaje en esta asignatura es: integral, coherente, flexible, interpretativa y continua. </w:t>
            </w:r>
          </w:p>
          <w:p w14:paraId="55FC255D" w14:textId="77777777" w:rsidR="0013217C" w:rsidRPr="00B66C5A" w:rsidRDefault="0013217C" w:rsidP="00B66C5A">
            <w:pPr>
              <w:pStyle w:val="Default"/>
              <w:jc w:val="both"/>
              <w:rPr>
                <w:color w:val="auto"/>
                <w:sz w:val="20"/>
                <w:szCs w:val="20"/>
                <w:lang w:val="es-ES"/>
              </w:rPr>
            </w:pPr>
          </w:p>
          <w:p w14:paraId="45324EB4" w14:textId="77777777" w:rsidR="0013217C" w:rsidRPr="00B66C5A" w:rsidRDefault="0013217C" w:rsidP="00B66C5A">
            <w:pPr>
              <w:pStyle w:val="Default"/>
              <w:jc w:val="both"/>
              <w:rPr>
                <w:color w:val="auto"/>
                <w:sz w:val="20"/>
                <w:szCs w:val="20"/>
                <w:lang w:val="es-ES"/>
              </w:rPr>
            </w:pPr>
            <w:r w:rsidRPr="00B66C5A">
              <w:rPr>
                <w:color w:val="auto"/>
                <w:sz w:val="20"/>
                <w:szCs w:val="20"/>
                <w:lang w:val="es-ES"/>
              </w:rPr>
              <w:t xml:space="preserve">En la asignatura se tienen dos tipos de evaluación del resultado de aprendizaje de los estudiantes: sumativa y formativa, en la primera se evalúa para calificar y se reporta al final de cada tercio, y la segunda para que el estudiante mejore su resultado en el proceso a partir de la autorreflexión, y como estímulo para el esfuerzo continuo en el curso. </w:t>
            </w:r>
          </w:p>
          <w:p w14:paraId="30A50BD0" w14:textId="77777777" w:rsidR="00203371" w:rsidRPr="00B66C5A" w:rsidRDefault="00203371" w:rsidP="00B66C5A">
            <w:pPr>
              <w:pStyle w:val="Default"/>
              <w:jc w:val="both"/>
              <w:rPr>
                <w:color w:val="auto"/>
                <w:sz w:val="20"/>
                <w:szCs w:val="20"/>
                <w:lang w:val="es-ES"/>
              </w:rPr>
            </w:pPr>
          </w:p>
          <w:p w14:paraId="36023B23" w14:textId="20C13F45" w:rsidR="0013217C" w:rsidRPr="00B66C5A" w:rsidRDefault="0013217C" w:rsidP="00B66C5A">
            <w:pPr>
              <w:pStyle w:val="Default"/>
              <w:jc w:val="both"/>
              <w:rPr>
                <w:color w:val="auto"/>
                <w:sz w:val="20"/>
                <w:szCs w:val="20"/>
                <w:lang w:val="es-ES"/>
              </w:rPr>
            </w:pPr>
            <w:r w:rsidRPr="00B66C5A">
              <w:rPr>
                <w:color w:val="auto"/>
                <w:sz w:val="20"/>
                <w:szCs w:val="20"/>
                <w:lang w:val="es-ES"/>
              </w:rPr>
              <w:t xml:space="preserve">La evaluación del desempeño de los estudiantes valora el cumplimiento de los objetivos propuestos y los compromisos adquiridos en la asignatura. Se realiza el seguimiento del avance de cada estudiante, verificando tanto los conocimientos adquiridos como las competencias desarrolladas. Las calificaciones de los estudiantes como expresión cuantitativa de la evaluación del aprendizaje, considera tres calificaciones, una por cada tercio con los siguientes porcentajes: primer tercio 30%, segundo tercio 30% y tercer tercio 40 %. En el último tercio se realiza un examen final obligatorio que comprende todos los temas tratados durante el semestre. </w:t>
            </w:r>
          </w:p>
          <w:p w14:paraId="0EA38F33" w14:textId="77777777" w:rsidR="0013217C" w:rsidRPr="003C5425" w:rsidRDefault="0013217C" w:rsidP="0013217C">
            <w:pPr>
              <w:pStyle w:val="Default"/>
              <w:rPr>
                <w:color w:val="C00000"/>
                <w:sz w:val="20"/>
                <w:szCs w:val="20"/>
                <w:lang w:val="es-ES"/>
              </w:rPr>
            </w:pPr>
          </w:p>
          <w:p w14:paraId="33B95711" w14:textId="77777777" w:rsidR="0013217C" w:rsidRPr="003C5425" w:rsidRDefault="0013217C" w:rsidP="0013217C">
            <w:pPr>
              <w:pStyle w:val="Default"/>
              <w:rPr>
                <w:color w:val="C00000"/>
                <w:sz w:val="20"/>
                <w:szCs w:val="20"/>
                <w:lang w:val="es-ES"/>
              </w:rPr>
            </w:pPr>
            <w:r w:rsidRPr="003C5425">
              <w:rPr>
                <w:color w:val="C00000"/>
                <w:sz w:val="20"/>
                <w:szCs w:val="20"/>
                <w:lang w:val="es-ES"/>
              </w:rPr>
              <w:lastRenderedPageBreak/>
              <w:t>La calificación en cada te</w:t>
            </w:r>
            <w:r>
              <w:rPr>
                <w:color w:val="C00000"/>
                <w:sz w:val="20"/>
                <w:szCs w:val="20"/>
                <w:lang w:val="es-ES"/>
              </w:rPr>
              <w:t xml:space="preserve">rcio incluye: exámenes, proyectos y talleres tanto individuales como colaborativos, </w:t>
            </w:r>
            <w:r w:rsidRPr="003C5425">
              <w:rPr>
                <w:color w:val="C00000"/>
                <w:sz w:val="20"/>
                <w:szCs w:val="20"/>
                <w:lang w:val="es-ES"/>
              </w:rPr>
              <w:t>en los que se contemplan diferentes t</w:t>
            </w:r>
            <w:r>
              <w:rPr>
                <w:color w:val="C00000"/>
                <w:sz w:val="20"/>
                <w:szCs w:val="20"/>
                <w:lang w:val="es-ES"/>
              </w:rPr>
              <w:t xml:space="preserve">ipos de preguntas para evaluar el conocimiento, la aplicación y la </w:t>
            </w:r>
            <w:r w:rsidRPr="003C5425">
              <w:rPr>
                <w:color w:val="C00000"/>
                <w:sz w:val="20"/>
                <w:szCs w:val="20"/>
                <w:lang w:val="es-ES"/>
              </w:rPr>
              <w:t xml:space="preserve">interpretación </w:t>
            </w:r>
            <w:r>
              <w:rPr>
                <w:color w:val="C00000"/>
                <w:sz w:val="20"/>
                <w:szCs w:val="20"/>
                <w:lang w:val="es-ES"/>
              </w:rPr>
              <w:t>d</w:t>
            </w:r>
            <w:r w:rsidRPr="003C5425">
              <w:rPr>
                <w:color w:val="C00000"/>
                <w:sz w:val="20"/>
                <w:szCs w:val="20"/>
                <w:lang w:val="es-ES"/>
              </w:rPr>
              <w:t xml:space="preserve">e los </w:t>
            </w:r>
            <w:r>
              <w:rPr>
                <w:color w:val="C00000"/>
                <w:sz w:val="20"/>
                <w:szCs w:val="20"/>
                <w:lang w:val="es-ES"/>
              </w:rPr>
              <w:t>conceptos, modelos y métodos de solución.</w:t>
            </w:r>
            <w:r w:rsidRPr="003C5425">
              <w:rPr>
                <w:color w:val="C00000"/>
                <w:sz w:val="20"/>
                <w:szCs w:val="20"/>
                <w:lang w:val="es-ES"/>
              </w:rPr>
              <w:t xml:space="preserve"> </w:t>
            </w:r>
          </w:p>
          <w:p w14:paraId="684E0236" w14:textId="77777777" w:rsidR="0013217C" w:rsidRPr="003C5425" w:rsidRDefault="0013217C" w:rsidP="0013217C">
            <w:pPr>
              <w:rPr>
                <w:rFonts w:ascii="Arial" w:hAnsi="Arial" w:cs="Arial"/>
                <w:color w:val="C00000"/>
                <w:sz w:val="20"/>
                <w:szCs w:val="20"/>
              </w:rPr>
            </w:pPr>
          </w:p>
          <w:p w14:paraId="13B7C60F" w14:textId="77777777" w:rsidR="0013217C" w:rsidRPr="003C5425" w:rsidRDefault="0013217C" w:rsidP="0013217C">
            <w:pPr>
              <w:rPr>
                <w:rFonts w:ascii="Arial" w:hAnsi="Arial" w:cs="Arial"/>
                <w:color w:val="C00000"/>
                <w:sz w:val="20"/>
                <w:szCs w:val="20"/>
              </w:rPr>
            </w:pPr>
            <w:r w:rsidRPr="003C5425">
              <w:rPr>
                <w:rFonts w:ascii="Arial" w:hAnsi="Arial" w:cs="Arial"/>
                <w:color w:val="C00000"/>
                <w:sz w:val="20"/>
                <w:szCs w:val="20"/>
              </w:rPr>
              <w:t xml:space="preserve">La forma de evaluación por tercio es la siguiente: </w:t>
            </w:r>
          </w:p>
          <w:p w14:paraId="0C35EB45" w14:textId="77777777" w:rsidR="0013217C" w:rsidRPr="003C5425" w:rsidRDefault="0013217C" w:rsidP="0013217C">
            <w:pPr>
              <w:rPr>
                <w:rFonts w:ascii="Arial" w:hAnsi="Arial" w:cs="Arial"/>
                <w:color w:val="C00000"/>
                <w:sz w:val="20"/>
                <w:szCs w:val="20"/>
              </w:rPr>
            </w:pPr>
          </w:p>
          <w:tbl>
            <w:tblPr>
              <w:tblStyle w:val="TableGrid"/>
              <w:tblW w:w="0" w:type="auto"/>
              <w:tblInd w:w="2182" w:type="dxa"/>
              <w:tblLook w:val="04A0" w:firstRow="1" w:lastRow="0" w:firstColumn="1" w:lastColumn="0" w:noHBand="0" w:noVBand="1"/>
            </w:tblPr>
            <w:tblGrid>
              <w:gridCol w:w="2613"/>
              <w:gridCol w:w="2613"/>
            </w:tblGrid>
            <w:tr w:rsidR="0013217C" w:rsidRPr="003C5425" w14:paraId="716E0435" w14:textId="77777777" w:rsidTr="00A0322C">
              <w:trPr>
                <w:trHeight w:val="252"/>
              </w:trPr>
              <w:tc>
                <w:tcPr>
                  <w:tcW w:w="2613" w:type="dxa"/>
                </w:tcPr>
                <w:p w14:paraId="0B8F63ED" w14:textId="77777777" w:rsidR="0013217C" w:rsidRPr="003C5425" w:rsidRDefault="0013217C" w:rsidP="0013217C">
                  <w:pPr>
                    <w:rPr>
                      <w:rFonts w:ascii="Arial" w:hAnsi="Arial" w:cs="Arial"/>
                      <w:color w:val="C00000"/>
                      <w:sz w:val="20"/>
                      <w:szCs w:val="20"/>
                    </w:rPr>
                  </w:pPr>
                  <w:r w:rsidRPr="003C5425">
                    <w:rPr>
                      <w:rFonts w:ascii="Arial" w:hAnsi="Arial" w:cs="Arial"/>
                      <w:color w:val="C00000"/>
                      <w:sz w:val="20"/>
                      <w:szCs w:val="20"/>
                    </w:rPr>
                    <w:t>Examen acumulativo individual</w:t>
                  </w:r>
                </w:p>
              </w:tc>
              <w:tc>
                <w:tcPr>
                  <w:tcW w:w="2613" w:type="dxa"/>
                </w:tcPr>
                <w:p w14:paraId="16F934DF" w14:textId="77777777" w:rsidR="0013217C" w:rsidRPr="003C5425" w:rsidRDefault="0013217C" w:rsidP="0013217C">
                  <w:pPr>
                    <w:rPr>
                      <w:rFonts w:ascii="Arial" w:hAnsi="Arial" w:cs="Arial"/>
                      <w:color w:val="C00000"/>
                      <w:sz w:val="20"/>
                      <w:szCs w:val="20"/>
                    </w:rPr>
                  </w:pPr>
                  <w:r w:rsidRPr="003C5425">
                    <w:rPr>
                      <w:rFonts w:ascii="Arial" w:hAnsi="Arial" w:cs="Arial"/>
                      <w:color w:val="C00000"/>
                      <w:sz w:val="20"/>
                      <w:szCs w:val="20"/>
                    </w:rPr>
                    <w:t>50 %</w:t>
                  </w:r>
                </w:p>
              </w:tc>
            </w:tr>
            <w:tr w:rsidR="0013217C" w:rsidRPr="003C5425" w14:paraId="342A0494" w14:textId="77777777" w:rsidTr="00A0322C">
              <w:trPr>
                <w:trHeight w:val="252"/>
              </w:trPr>
              <w:tc>
                <w:tcPr>
                  <w:tcW w:w="2613" w:type="dxa"/>
                </w:tcPr>
                <w:p w14:paraId="24A4641C" w14:textId="77777777" w:rsidR="0013217C" w:rsidRPr="003C5425" w:rsidRDefault="0013217C" w:rsidP="0013217C">
                  <w:pPr>
                    <w:rPr>
                      <w:rFonts w:ascii="Arial" w:hAnsi="Arial" w:cs="Arial"/>
                      <w:color w:val="C00000"/>
                      <w:sz w:val="20"/>
                      <w:szCs w:val="20"/>
                    </w:rPr>
                  </w:pPr>
                  <w:r w:rsidRPr="003C5425">
                    <w:rPr>
                      <w:rFonts w:ascii="Arial" w:hAnsi="Arial" w:cs="Arial"/>
                      <w:color w:val="C00000"/>
                      <w:sz w:val="20"/>
                      <w:szCs w:val="20"/>
                    </w:rPr>
                    <w:t xml:space="preserve">Según el criterio y metodología de cada profesor, este porcentaje se puede distribuir en una previa, proyectos, </w:t>
                  </w:r>
                  <w:proofErr w:type="spellStart"/>
                  <w:r w:rsidRPr="003C5425">
                    <w:rPr>
                      <w:rFonts w:ascii="Arial" w:hAnsi="Arial" w:cs="Arial"/>
                      <w:color w:val="C00000"/>
                      <w:sz w:val="20"/>
                      <w:szCs w:val="20"/>
                    </w:rPr>
                    <w:t>quices</w:t>
                  </w:r>
                  <w:proofErr w:type="spellEnd"/>
                  <w:r w:rsidRPr="003C5425">
                    <w:rPr>
                      <w:rFonts w:ascii="Arial" w:hAnsi="Arial" w:cs="Arial"/>
                      <w:color w:val="C00000"/>
                      <w:sz w:val="20"/>
                      <w:szCs w:val="20"/>
                    </w:rPr>
                    <w:t xml:space="preserve"> y talleres</w:t>
                  </w:r>
                </w:p>
              </w:tc>
              <w:tc>
                <w:tcPr>
                  <w:tcW w:w="2613" w:type="dxa"/>
                </w:tcPr>
                <w:p w14:paraId="51A14D94" w14:textId="1638D8FA" w:rsidR="005F503A" w:rsidRDefault="0013217C" w:rsidP="0013217C">
                  <w:pPr>
                    <w:rPr>
                      <w:rFonts w:ascii="Arial" w:hAnsi="Arial" w:cs="Arial"/>
                      <w:color w:val="C00000"/>
                      <w:sz w:val="20"/>
                      <w:szCs w:val="20"/>
                    </w:rPr>
                  </w:pPr>
                  <w:r w:rsidRPr="003C5425">
                    <w:rPr>
                      <w:rFonts w:ascii="Arial" w:hAnsi="Arial" w:cs="Arial"/>
                      <w:color w:val="C00000"/>
                      <w:sz w:val="20"/>
                      <w:szCs w:val="20"/>
                    </w:rPr>
                    <w:t>50 %</w:t>
                  </w:r>
                </w:p>
                <w:p w14:paraId="1DE8ABF7" w14:textId="0219DE9A" w:rsidR="005F503A" w:rsidRDefault="005F503A" w:rsidP="005F503A">
                  <w:pPr>
                    <w:rPr>
                      <w:rFonts w:ascii="Arial" w:hAnsi="Arial" w:cs="Arial"/>
                      <w:sz w:val="20"/>
                      <w:szCs w:val="20"/>
                    </w:rPr>
                  </w:pPr>
                </w:p>
                <w:p w14:paraId="357D7271" w14:textId="77777777" w:rsidR="0013217C" w:rsidRPr="005F503A" w:rsidRDefault="0013217C" w:rsidP="005F503A">
                  <w:pPr>
                    <w:jc w:val="center"/>
                    <w:rPr>
                      <w:rFonts w:ascii="Arial" w:hAnsi="Arial" w:cs="Arial"/>
                      <w:sz w:val="20"/>
                      <w:szCs w:val="20"/>
                    </w:rPr>
                  </w:pPr>
                </w:p>
              </w:tc>
            </w:tr>
          </w:tbl>
          <w:p w14:paraId="4AFE6520" w14:textId="77777777" w:rsidR="0013217C" w:rsidRPr="003C5425" w:rsidRDefault="0013217C" w:rsidP="0013217C">
            <w:pPr>
              <w:rPr>
                <w:rFonts w:ascii="Arial" w:hAnsi="Arial" w:cs="Arial"/>
                <w:color w:val="C00000"/>
                <w:sz w:val="20"/>
                <w:szCs w:val="20"/>
              </w:rPr>
            </w:pPr>
          </w:p>
          <w:p w14:paraId="1C7A61C8" w14:textId="77777777" w:rsidR="0013217C" w:rsidRPr="003C5425" w:rsidRDefault="0013217C" w:rsidP="0013217C">
            <w:pPr>
              <w:rPr>
                <w:rFonts w:ascii="Arial" w:hAnsi="Arial" w:cs="Arial"/>
                <w:color w:val="C00000"/>
                <w:sz w:val="20"/>
                <w:szCs w:val="20"/>
              </w:rPr>
            </w:pPr>
            <w:r w:rsidRPr="003C5425">
              <w:rPr>
                <w:rFonts w:ascii="Arial" w:hAnsi="Arial" w:cs="Arial"/>
                <w:color w:val="C00000"/>
                <w:sz w:val="20"/>
                <w:szCs w:val="20"/>
              </w:rPr>
              <w:t xml:space="preserve">Los exámenes de tercio se realizarán en las siguientes fechas: </w:t>
            </w:r>
          </w:p>
          <w:p w14:paraId="1E05F160" w14:textId="77777777" w:rsidR="0013217C" w:rsidRPr="003C5425" w:rsidRDefault="0013217C" w:rsidP="0013217C">
            <w:pPr>
              <w:rPr>
                <w:rFonts w:ascii="Arial" w:hAnsi="Arial" w:cs="Arial"/>
                <w:color w:val="C00000"/>
                <w:sz w:val="20"/>
                <w:szCs w:val="20"/>
              </w:rPr>
            </w:pPr>
          </w:p>
          <w:tbl>
            <w:tblPr>
              <w:tblStyle w:val="TableGrid"/>
              <w:tblW w:w="0" w:type="auto"/>
              <w:tblInd w:w="2187" w:type="dxa"/>
              <w:tblLook w:val="04A0" w:firstRow="1" w:lastRow="0" w:firstColumn="1" w:lastColumn="0" w:noHBand="0" w:noVBand="1"/>
            </w:tblPr>
            <w:tblGrid>
              <w:gridCol w:w="2613"/>
              <w:gridCol w:w="2613"/>
            </w:tblGrid>
            <w:tr w:rsidR="0013217C" w:rsidRPr="003C5425" w14:paraId="343DCF92" w14:textId="77777777" w:rsidTr="00A0322C">
              <w:trPr>
                <w:trHeight w:val="252"/>
              </w:trPr>
              <w:tc>
                <w:tcPr>
                  <w:tcW w:w="2613" w:type="dxa"/>
                </w:tcPr>
                <w:p w14:paraId="6509C0CC" w14:textId="77777777" w:rsidR="0013217C" w:rsidRPr="003C5425" w:rsidRDefault="0013217C" w:rsidP="0013217C">
                  <w:pPr>
                    <w:rPr>
                      <w:rFonts w:ascii="Arial" w:hAnsi="Arial" w:cs="Arial"/>
                      <w:color w:val="C00000"/>
                      <w:sz w:val="20"/>
                      <w:szCs w:val="20"/>
                    </w:rPr>
                  </w:pPr>
                  <w:r w:rsidRPr="003C5425">
                    <w:rPr>
                      <w:rFonts w:ascii="Arial" w:hAnsi="Arial" w:cs="Arial"/>
                      <w:color w:val="C00000"/>
                      <w:sz w:val="20"/>
                      <w:szCs w:val="20"/>
                    </w:rPr>
                    <w:t>Examen primer tercio</w:t>
                  </w:r>
                </w:p>
              </w:tc>
              <w:tc>
                <w:tcPr>
                  <w:tcW w:w="2613" w:type="dxa"/>
                </w:tcPr>
                <w:p w14:paraId="4236328B" w14:textId="77777777" w:rsidR="0013217C" w:rsidRPr="003C5425" w:rsidRDefault="0013217C" w:rsidP="0013217C">
                  <w:pPr>
                    <w:rPr>
                      <w:rFonts w:ascii="Arial" w:hAnsi="Arial" w:cs="Arial"/>
                      <w:color w:val="C00000"/>
                      <w:sz w:val="20"/>
                      <w:szCs w:val="20"/>
                    </w:rPr>
                  </w:pPr>
                  <w:r w:rsidRPr="003C5425">
                    <w:rPr>
                      <w:rFonts w:ascii="Arial" w:hAnsi="Arial" w:cs="Arial"/>
                      <w:color w:val="C00000"/>
                      <w:sz w:val="20"/>
                      <w:szCs w:val="20"/>
                    </w:rPr>
                    <w:t>Semana 5</w:t>
                  </w:r>
                </w:p>
              </w:tc>
            </w:tr>
            <w:tr w:rsidR="0013217C" w:rsidRPr="003C5425" w14:paraId="0166FD8F" w14:textId="77777777" w:rsidTr="00A0322C">
              <w:trPr>
                <w:trHeight w:val="252"/>
              </w:trPr>
              <w:tc>
                <w:tcPr>
                  <w:tcW w:w="2613" w:type="dxa"/>
                </w:tcPr>
                <w:p w14:paraId="4250DC0C" w14:textId="77777777" w:rsidR="0013217C" w:rsidRPr="003C5425" w:rsidRDefault="0013217C" w:rsidP="0013217C">
                  <w:pPr>
                    <w:rPr>
                      <w:rFonts w:ascii="Arial" w:hAnsi="Arial" w:cs="Arial"/>
                      <w:color w:val="C00000"/>
                      <w:sz w:val="20"/>
                      <w:szCs w:val="20"/>
                    </w:rPr>
                  </w:pPr>
                  <w:r w:rsidRPr="003C5425">
                    <w:rPr>
                      <w:rFonts w:ascii="Arial" w:hAnsi="Arial" w:cs="Arial"/>
                      <w:color w:val="C00000"/>
                      <w:sz w:val="20"/>
                      <w:szCs w:val="20"/>
                    </w:rPr>
                    <w:t>Examen segundo tercio</w:t>
                  </w:r>
                </w:p>
              </w:tc>
              <w:tc>
                <w:tcPr>
                  <w:tcW w:w="2613" w:type="dxa"/>
                </w:tcPr>
                <w:p w14:paraId="33168131" w14:textId="77777777" w:rsidR="0013217C" w:rsidRPr="003C5425" w:rsidRDefault="0013217C" w:rsidP="0013217C">
                  <w:pPr>
                    <w:rPr>
                      <w:rFonts w:ascii="Arial" w:hAnsi="Arial" w:cs="Arial"/>
                      <w:color w:val="C00000"/>
                      <w:sz w:val="20"/>
                      <w:szCs w:val="20"/>
                    </w:rPr>
                  </w:pPr>
                  <w:r w:rsidRPr="003C5425">
                    <w:rPr>
                      <w:rFonts w:ascii="Arial" w:hAnsi="Arial" w:cs="Arial"/>
                      <w:color w:val="C00000"/>
                      <w:sz w:val="20"/>
                      <w:szCs w:val="20"/>
                    </w:rPr>
                    <w:t>Semana 10</w:t>
                  </w:r>
                </w:p>
              </w:tc>
            </w:tr>
            <w:tr w:rsidR="0013217C" w:rsidRPr="003C5425" w14:paraId="31D5420A" w14:textId="77777777" w:rsidTr="00A0322C">
              <w:trPr>
                <w:trHeight w:val="252"/>
              </w:trPr>
              <w:tc>
                <w:tcPr>
                  <w:tcW w:w="2613" w:type="dxa"/>
                </w:tcPr>
                <w:p w14:paraId="671A18BC" w14:textId="77777777" w:rsidR="0013217C" w:rsidRPr="003C5425" w:rsidRDefault="0013217C" w:rsidP="0013217C">
                  <w:pPr>
                    <w:rPr>
                      <w:rFonts w:ascii="Arial" w:hAnsi="Arial" w:cs="Arial"/>
                      <w:color w:val="C00000"/>
                      <w:sz w:val="20"/>
                      <w:szCs w:val="20"/>
                    </w:rPr>
                  </w:pPr>
                  <w:r w:rsidRPr="003C5425">
                    <w:rPr>
                      <w:rFonts w:ascii="Arial" w:hAnsi="Arial" w:cs="Arial"/>
                      <w:color w:val="C00000"/>
                      <w:sz w:val="20"/>
                      <w:szCs w:val="20"/>
                    </w:rPr>
                    <w:t>Examen tercer tercio</w:t>
                  </w:r>
                </w:p>
              </w:tc>
              <w:tc>
                <w:tcPr>
                  <w:tcW w:w="2613" w:type="dxa"/>
                </w:tcPr>
                <w:p w14:paraId="6F33D091" w14:textId="77777777" w:rsidR="0013217C" w:rsidRPr="003C5425" w:rsidRDefault="0013217C" w:rsidP="0013217C">
                  <w:pPr>
                    <w:rPr>
                      <w:rFonts w:ascii="Arial" w:hAnsi="Arial" w:cs="Arial"/>
                      <w:color w:val="C00000"/>
                      <w:sz w:val="20"/>
                      <w:szCs w:val="20"/>
                    </w:rPr>
                  </w:pPr>
                  <w:r w:rsidRPr="003C5425">
                    <w:rPr>
                      <w:rFonts w:ascii="Arial" w:hAnsi="Arial" w:cs="Arial"/>
                      <w:color w:val="C00000"/>
                      <w:sz w:val="20"/>
                      <w:szCs w:val="20"/>
                    </w:rPr>
                    <w:t>Semana de exámenes (Semana 17)</w:t>
                  </w:r>
                </w:p>
              </w:tc>
            </w:tr>
          </w:tbl>
          <w:p w14:paraId="5D533ABE" w14:textId="77777777" w:rsidR="0013217C" w:rsidRPr="005F1F06" w:rsidRDefault="0013217C" w:rsidP="0013217C">
            <w:pPr>
              <w:rPr>
                <w:rFonts w:ascii="Arial" w:hAnsi="Arial" w:cs="Arial"/>
                <w:color w:val="008000"/>
                <w:sz w:val="20"/>
                <w:szCs w:val="20"/>
              </w:rPr>
            </w:pPr>
          </w:p>
          <w:p w14:paraId="5875F451" w14:textId="77777777" w:rsidR="007735D8" w:rsidRPr="005F1F06" w:rsidRDefault="007735D8" w:rsidP="00F835EB">
            <w:pPr>
              <w:rPr>
                <w:rFonts w:ascii="Arial" w:hAnsi="Arial" w:cs="Arial"/>
                <w:color w:val="008000"/>
                <w:sz w:val="20"/>
                <w:szCs w:val="20"/>
              </w:rPr>
            </w:pPr>
          </w:p>
          <w:p w14:paraId="175E10EC" w14:textId="77777777" w:rsidR="00826E98" w:rsidRPr="00860A09" w:rsidRDefault="00826E98" w:rsidP="00F835EB">
            <w:pPr>
              <w:rPr>
                <w:rFonts w:ascii="Arial" w:hAnsi="Arial" w:cs="Arial"/>
                <w:b/>
                <w:sz w:val="20"/>
                <w:szCs w:val="20"/>
              </w:rPr>
            </w:pPr>
          </w:p>
        </w:tc>
      </w:tr>
    </w:tbl>
    <w:p w14:paraId="0010C163" w14:textId="40F9F24D" w:rsidR="00F84CA1" w:rsidRDefault="00F84CA1" w:rsidP="00F84CA1">
      <w:pPr>
        <w:spacing w:after="0"/>
        <w:rPr>
          <w:rFonts w:ascii="Arial" w:hAnsi="Arial" w:cs="Arial"/>
          <w:b/>
          <w:sz w:val="20"/>
          <w:szCs w:val="20"/>
        </w:rPr>
      </w:pPr>
    </w:p>
    <w:p w14:paraId="4FD13DED" w14:textId="77777777" w:rsidR="00F84CA1" w:rsidRPr="00F84CA1" w:rsidRDefault="00F84CA1" w:rsidP="00F84CA1">
      <w:pPr>
        <w:spacing w:after="0"/>
        <w:rPr>
          <w:rFonts w:ascii="Arial" w:hAnsi="Arial" w:cs="Arial"/>
          <w:b/>
          <w:sz w:val="20"/>
          <w:szCs w:val="20"/>
        </w:rPr>
      </w:pPr>
    </w:p>
    <w:p w14:paraId="175E10F1" w14:textId="2EC96ABE" w:rsidR="00826E98" w:rsidRPr="00860A09" w:rsidRDefault="00826E98" w:rsidP="00B34AA7">
      <w:pPr>
        <w:pStyle w:val="ListParagraph"/>
        <w:numPr>
          <w:ilvl w:val="0"/>
          <w:numId w:val="7"/>
        </w:numPr>
        <w:spacing w:after="0"/>
        <w:ind w:left="567" w:hanging="425"/>
        <w:rPr>
          <w:rFonts w:ascii="Arial" w:hAnsi="Arial" w:cs="Arial"/>
          <w:b/>
          <w:sz w:val="20"/>
          <w:szCs w:val="20"/>
        </w:rPr>
      </w:pPr>
      <w:r w:rsidRPr="00860A09">
        <w:rPr>
          <w:rFonts w:ascii="Arial" w:hAnsi="Arial" w:cs="Arial"/>
          <w:b/>
          <w:sz w:val="20"/>
          <w:szCs w:val="20"/>
        </w:rPr>
        <w:t>CALIFICACIONES</w:t>
      </w:r>
      <w:r w:rsidR="002120E7">
        <w:rPr>
          <w:rFonts w:ascii="Arial" w:hAnsi="Arial" w:cs="Arial"/>
          <w:b/>
          <w:sz w:val="20"/>
          <w:szCs w:val="20"/>
        </w:rPr>
        <w:t xml:space="preserve"> (</w:t>
      </w:r>
      <w:r w:rsidR="002120E7" w:rsidRPr="00F84CA1">
        <w:rPr>
          <w:rFonts w:ascii="Arial" w:hAnsi="Arial" w:cs="Arial"/>
          <w:b/>
          <w:color w:val="006600"/>
          <w:sz w:val="20"/>
          <w:szCs w:val="20"/>
        </w:rPr>
        <w:t>Llenar de acuerdo con el Reglamento Estudiantil</w:t>
      </w:r>
      <w:r w:rsidR="002120E7">
        <w:rPr>
          <w:rFonts w:ascii="Arial" w:hAnsi="Arial" w:cs="Arial"/>
          <w:b/>
          <w:sz w:val="20"/>
          <w:szCs w:val="20"/>
        </w:rPr>
        <w:t>)</w:t>
      </w:r>
      <w:r w:rsidRPr="00860A09">
        <w:rPr>
          <w:rFonts w:ascii="Arial" w:hAnsi="Arial" w:cs="Arial"/>
          <w:b/>
          <w:sz w:val="20"/>
          <w:szCs w:val="20"/>
        </w:rPr>
        <w:t>:</w:t>
      </w:r>
    </w:p>
    <w:tbl>
      <w:tblPr>
        <w:tblStyle w:val="TableGrid"/>
        <w:tblW w:w="0" w:type="auto"/>
        <w:tblInd w:w="142" w:type="dxa"/>
        <w:tblLook w:val="04A0" w:firstRow="1" w:lastRow="0" w:firstColumn="1" w:lastColumn="0" w:noHBand="0" w:noVBand="1"/>
      </w:tblPr>
      <w:tblGrid>
        <w:gridCol w:w="1638"/>
        <w:gridCol w:w="1639"/>
        <w:gridCol w:w="1640"/>
        <w:gridCol w:w="1639"/>
        <w:gridCol w:w="1640"/>
        <w:gridCol w:w="1626"/>
      </w:tblGrid>
      <w:tr w:rsidR="00A65FA3" w:rsidRPr="00860A09" w14:paraId="175E10FE" w14:textId="77777777" w:rsidTr="00751CBB">
        <w:tc>
          <w:tcPr>
            <w:tcW w:w="1638" w:type="dxa"/>
          </w:tcPr>
          <w:p w14:paraId="175E10F2" w14:textId="77777777" w:rsidR="00A65FA3" w:rsidRPr="00860A09" w:rsidRDefault="00A65FA3" w:rsidP="00801EA7">
            <w:pPr>
              <w:jc w:val="center"/>
              <w:rPr>
                <w:rFonts w:ascii="Arial" w:hAnsi="Arial" w:cs="Arial"/>
                <w:b/>
                <w:sz w:val="20"/>
                <w:szCs w:val="20"/>
              </w:rPr>
            </w:pPr>
            <w:r w:rsidRPr="00860A09">
              <w:rPr>
                <w:rFonts w:ascii="Arial" w:hAnsi="Arial" w:cs="Arial"/>
                <w:b/>
                <w:sz w:val="20"/>
                <w:szCs w:val="20"/>
              </w:rPr>
              <w:t xml:space="preserve"> Porcentaje </w:t>
            </w:r>
          </w:p>
          <w:p w14:paraId="175E10F3" w14:textId="77777777" w:rsidR="00A65FA3" w:rsidRPr="00860A09" w:rsidRDefault="00A65FA3" w:rsidP="00DC72CC">
            <w:pPr>
              <w:jc w:val="center"/>
              <w:rPr>
                <w:rFonts w:ascii="Arial" w:hAnsi="Arial" w:cs="Arial"/>
                <w:b/>
                <w:sz w:val="20"/>
                <w:szCs w:val="20"/>
              </w:rPr>
            </w:pPr>
            <w:r w:rsidRPr="00860A09">
              <w:rPr>
                <w:rFonts w:ascii="Arial" w:hAnsi="Arial" w:cs="Arial"/>
                <w:b/>
                <w:sz w:val="20"/>
                <w:szCs w:val="20"/>
              </w:rPr>
              <w:t xml:space="preserve">calificación del </w:t>
            </w:r>
            <w:r w:rsidR="00DC72CC" w:rsidRPr="00860A09">
              <w:rPr>
                <w:rFonts w:ascii="Arial" w:hAnsi="Arial" w:cs="Arial"/>
                <w:b/>
                <w:sz w:val="20"/>
                <w:szCs w:val="20"/>
              </w:rPr>
              <w:t>primer t</w:t>
            </w:r>
            <w:r w:rsidRPr="00860A09">
              <w:rPr>
                <w:rFonts w:ascii="Arial" w:hAnsi="Arial" w:cs="Arial"/>
                <w:b/>
                <w:sz w:val="20"/>
                <w:szCs w:val="20"/>
              </w:rPr>
              <w:t>ercio</w:t>
            </w:r>
          </w:p>
        </w:tc>
        <w:tc>
          <w:tcPr>
            <w:tcW w:w="1639" w:type="dxa"/>
          </w:tcPr>
          <w:p w14:paraId="175E10F4" w14:textId="77777777" w:rsidR="00A65FA3" w:rsidRPr="00860A09" w:rsidRDefault="00A65FA3" w:rsidP="00801EA7">
            <w:pPr>
              <w:jc w:val="center"/>
              <w:rPr>
                <w:rFonts w:ascii="Arial" w:hAnsi="Arial" w:cs="Arial"/>
                <w:b/>
                <w:sz w:val="20"/>
                <w:szCs w:val="20"/>
              </w:rPr>
            </w:pPr>
            <w:r w:rsidRPr="00860A09">
              <w:rPr>
                <w:rFonts w:ascii="Arial" w:hAnsi="Arial" w:cs="Arial"/>
                <w:b/>
                <w:sz w:val="20"/>
                <w:szCs w:val="20"/>
              </w:rPr>
              <w:t>Porcentaje calificación</w:t>
            </w:r>
          </w:p>
          <w:p w14:paraId="175E10F5" w14:textId="77777777" w:rsidR="00A65FA3" w:rsidRPr="00860A09" w:rsidRDefault="00A65FA3" w:rsidP="00DC72CC">
            <w:pPr>
              <w:jc w:val="center"/>
              <w:rPr>
                <w:rFonts w:ascii="Arial" w:hAnsi="Arial" w:cs="Arial"/>
                <w:b/>
                <w:sz w:val="20"/>
                <w:szCs w:val="20"/>
              </w:rPr>
            </w:pPr>
            <w:r w:rsidRPr="00860A09">
              <w:rPr>
                <w:rFonts w:ascii="Arial" w:hAnsi="Arial" w:cs="Arial"/>
                <w:b/>
                <w:sz w:val="20"/>
                <w:szCs w:val="20"/>
              </w:rPr>
              <w:t>del</w:t>
            </w:r>
            <w:r w:rsidR="00DC72CC" w:rsidRPr="00860A09">
              <w:rPr>
                <w:rFonts w:ascii="Arial" w:hAnsi="Arial" w:cs="Arial"/>
                <w:b/>
                <w:sz w:val="20"/>
                <w:szCs w:val="20"/>
              </w:rPr>
              <w:t xml:space="preserve"> segundo t</w:t>
            </w:r>
            <w:r w:rsidRPr="00860A09">
              <w:rPr>
                <w:rFonts w:ascii="Arial" w:hAnsi="Arial" w:cs="Arial"/>
                <w:b/>
                <w:sz w:val="20"/>
                <w:szCs w:val="20"/>
              </w:rPr>
              <w:t>ercio</w:t>
            </w:r>
          </w:p>
        </w:tc>
        <w:tc>
          <w:tcPr>
            <w:tcW w:w="1640" w:type="dxa"/>
          </w:tcPr>
          <w:p w14:paraId="175E10F6" w14:textId="77777777" w:rsidR="00A65FA3" w:rsidRPr="00860A09" w:rsidRDefault="00A65FA3" w:rsidP="00A65FA3">
            <w:pPr>
              <w:jc w:val="center"/>
              <w:rPr>
                <w:rFonts w:ascii="Arial" w:hAnsi="Arial" w:cs="Arial"/>
                <w:b/>
                <w:sz w:val="20"/>
                <w:szCs w:val="20"/>
              </w:rPr>
            </w:pPr>
            <w:r w:rsidRPr="00860A09">
              <w:rPr>
                <w:rFonts w:ascii="Arial" w:hAnsi="Arial" w:cs="Arial"/>
                <w:b/>
                <w:sz w:val="20"/>
                <w:szCs w:val="20"/>
              </w:rPr>
              <w:t>Porcentaje calificación</w:t>
            </w:r>
          </w:p>
          <w:p w14:paraId="175E10F7" w14:textId="77777777" w:rsidR="00A65FA3" w:rsidRPr="00860A09" w:rsidRDefault="00031634" w:rsidP="00A65FA3">
            <w:pPr>
              <w:jc w:val="center"/>
              <w:rPr>
                <w:rFonts w:ascii="Arial" w:hAnsi="Arial" w:cs="Arial"/>
                <w:b/>
                <w:sz w:val="20"/>
                <w:szCs w:val="20"/>
              </w:rPr>
            </w:pPr>
            <w:r>
              <w:rPr>
                <w:rFonts w:ascii="Arial" w:hAnsi="Arial" w:cs="Arial"/>
                <w:b/>
                <w:sz w:val="20"/>
                <w:szCs w:val="20"/>
              </w:rPr>
              <w:t>del tercer t</w:t>
            </w:r>
            <w:r w:rsidR="00A65FA3" w:rsidRPr="00860A09">
              <w:rPr>
                <w:rFonts w:ascii="Arial" w:hAnsi="Arial" w:cs="Arial"/>
                <w:b/>
                <w:sz w:val="20"/>
                <w:szCs w:val="20"/>
              </w:rPr>
              <w:t>ercio</w:t>
            </w:r>
          </w:p>
        </w:tc>
        <w:tc>
          <w:tcPr>
            <w:tcW w:w="1639" w:type="dxa"/>
          </w:tcPr>
          <w:p w14:paraId="175E10F8" w14:textId="77777777" w:rsidR="00DC72CC" w:rsidRPr="00860A09" w:rsidRDefault="00DC72CC" w:rsidP="00DC72CC">
            <w:pPr>
              <w:jc w:val="center"/>
              <w:rPr>
                <w:rFonts w:ascii="Arial" w:hAnsi="Arial" w:cs="Arial"/>
                <w:b/>
                <w:sz w:val="20"/>
                <w:szCs w:val="20"/>
              </w:rPr>
            </w:pPr>
            <w:r w:rsidRPr="00860A09">
              <w:rPr>
                <w:rFonts w:ascii="Arial" w:hAnsi="Arial" w:cs="Arial"/>
                <w:b/>
                <w:sz w:val="20"/>
                <w:szCs w:val="20"/>
              </w:rPr>
              <w:t>Porcentaje calificación valorativa</w:t>
            </w:r>
          </w:p>
          <w:p w14:paraId="175E10F9" w14:textId="77777777" w:rsidR="00A65FA3" w:rsidRPr="00860A09" w:rsidRDefault="00DC72CC" w:rsidP="00DC72CC">
            <w:pPr>
              <w:jc w:val="center"/>
              <w:rPr>
                <w:rFonts w:ascii="Arial" w:hAnsi="Arial" w:cs="Arial"/>
                <w:b/>
                <w:sz w:val="20"/>
                <w:szCs w:val="20"/>
              </w:rPr>
            </w:pPr>
            <w:r w:rsidRPr="00860A09">
              <w:rPr>
                <w:rFonts w:ascii="Arial" w:hAnsi="Arial" w:cs="Arial"/>
                <w:b/>
                <w:sz w:val="20"/>
                <w:szCs w:val="20"/>
              </w:rPr>
              <w:t xml:space="preserve">(Si aplica) </w:t>
            </w:r>
          </w:p>
        </w:tc>
        <w:tc>
          <w:tcPr>
            <w:tcW w:w="1640" w:type="dxa"/>
          </w:tcPr>
          <w:p w14:paraId="175E10FA" w14:textId="77777777" w:rsidR="00A65FA3" w:rsidRPr="00860A09" w:rsidRDefault="00DC72CC" w:rsidP="00801EA7">
            <w:pPr>
              <w:jc w:val="center"/>
              <w:rPr>
                <w:rFonts w:ascii="Arial" w:hAnsi="Arial" w:cs="Arial"/>
                <w:b/>
                <w:sz w:val="20"/>
                <w:szCs w:val="20"/>
              </w:rPr>
            </w:pPr>
            <w:r w:rsidRPr="00860A09">
              <w:rPr>
                <w:rFonts w:ascii="Arial" w:hAnsi="Arial" w:cs="Arial"/>
                <w:b/>
                <w:sz w:val="20"/>
                <w:szCs w:val="20"/>
              </w:rPr>
              <w:t>Porcentaje calificación examen final (Si aplica)</w:t>
            </w:r>
          </w:p>
        </w:tc>
        <w:tc>
          <w:tcPr>
            <w:tcW w:w="1626" w:type="dxa"/>
          </w:tcPr>
          <w:p w14:paraId="175E10FB" w14:textId="77777777" w:rsidR="00A65FA3" w:rsidRPr="00860A09" w:rsidRDefault="00A65FA3" w:rsidP="00A65FA3">
            <w:pPr>
              <w:jc w:val="center"/>
              <w:rPr>
                <w:rFonts w:ascii="Arial" w:hAnsi="Arial" w:cs="Arial"/>
                <w:b/>
                <w:sz w:val="20"/>
                <w:szCs w:val="20"/>
              </w:rPr>
            </w:pPr>
            <w:r w:rsidRPr="00860A09">
              <w:rPr>
                <w:rFonts w:ascii="Arial" w:hAnsi="Arial" w:cs="Arial"/>
                <w:b/>
                <w:sz w:val="20"/>
                <w:szCs w:val="20"/>
              </w:rPr>
              <w:t xml:space="preserve">Porcentaje </w:t>
            </w:r>
          </w:p>
          <w:p w14:paraId="175E10FC" w14:textId="77777777" w:rsidR="00DC72CC" w:rsidRPr="00860A09" w:rsidRDefault="00DC72CC" w:rsidP="00A65FA3">
            <w:pPr>
              <w:jc w:val="center"/>
              <w:rPr>
                <w:rFonts w:ascii="Arial" w:hAnsi="Arial" w:cs="Arial"/>
                <w:b/>
                <w:sz w:val="20"/>
                <w:szCs w:val="20"/>
              </w:rPr>
            </w:pPr>
            <w:r w:rsidRPr="00860A09">
              <w:rPr>
                <w:rFonts w:ascii="Arial" w:hAnsi="Arial" w:cs="Arial"/>
                <w:b/>
                <w:sz w:val="20"/>
                <w:szCs w:val="20"/>
              </w:rPr>
              <w:t>c</w:t>
            </w:r>
            <w:r w:rsidR="00A65FA3" w:rsidRPr="00860A09">
              <w:rPr>
                <w:rFonts w:ascii="Arial" w:hAnsi="Arial" w:cs="Arial"/>
                <w:b/>
                <w:sz w:val="20"/>
                <w:szCs w:val="20"/>
              </w:rPr>
              <w:t>alificación Laboratorio</w:t>
            </w:r>
          </w:p>
          <w:p w14:paraId="175E10FD" w14:textId="77777777" w:rsidR="00A65FA3" w:rsidRPr="00860A09" w:rsidRDefault="00DC72CC" w:rsidP="00A65FA3">
            <w:pPr>
              <w:jc w:val="center"/>
              <w:rPr>
                <w:rFonts w:ascii="Arial" w:hAnsi="Arial" w:cs="Arial"/>
                <w:b/>
                <w:sz w:val="20"/>
                <w:szCs w:val="20"/>
              </w:rPr>
            </w:pPr>
            <w:r w:rsidRPr="00860A09">
              <w:rPr>
                <w:rFonts w:ascii="Arial" w:hAnsi="Arial" w:cs="Arial"/>
                <w:b/>
                <w:sz w:val="20"/>
                <w:szCs w:val="20"/>
              </w:rPr>
              <w:t>(Si aplica)</w:t>
            </w:r>
            <w:r w:rsidR="00A65FA3" w:rsidRPr="00860A09">
              <w:rPr>
                <w:rFonts w:ascii="Arial" w:hAnsi="Arial" w:cs="Arial"/>
                <w:b/>
                <w:sz w:val="20"/>
                <w:szCs w:val="20"/>
              </w:rPr>
              <w:t xml:space="preserve"> </w:t>
            </w:r>
          </w:p>
        </w:tc>
      </w:tr>
      <w:tr w:rsidR="00A65FA3" w:rsidRPr="00860A09" w14:paraId="175E1105" w14:textId="77777777" w:rsidTr="00751CBB">
        <w:tc>
          <w:tcPr>
            <w:tcW w:w="1638" w:type="dxa"/>
          </w:tcPr>
          <w:p w14:paraId="175E10FF" w14:textId="0B1F172B" w:rsidR="00A65FA3" w:rsidRPr="00F92740" w:rsidRDefault="00F92740" w:rsidP="00F92740">
            <w:pPr>
              <w:jc w:val="center"/>
              <w:rPr>
                <w:rFonts w:ascii="Arial" w:hAnsi="Arial" w:cs="Arial"/>
                <w:b/>
                <w:color w:val="C00000"/>
                <w:sz w:val="20"/>
                <w:szCs w:val="20"/>
              </w:rPr>
            </w:pPr>
            <w:r w:rsidRPr="00F92740">
              <w:rPr>
                <w:rFonts w:ascii="Arial" w:hAnsi="Arial" w:cs="Arial"/>
                <w:b/>
                <w:color w:val="C00000"/>
                <w:sz w:val="20"/>
                <w:szCs w:val="20"/>
              </w:rPr>
              <w:t>30 %</w:t>
            </w:r>
          </w:p>
        </w:tc>
        <w:tc>
          <w:tcPr>
            <w:tcW w:w="1639" w:type="dxa"/>
          </w:tcPr>
          <w:p w14:paraId="175E1100" w14:textId="21C42E4F" w:rsidR="00A65FA3" w:rsidRPr="00F92740" w:rsidRDefault="00F92740" w:rsidP="00F92740">
            <w:pPr>
              <w:jc w:val="center"/>
              <w:rPr>
                <w:rFonts w:ascii="Arial" w:hAnsi="Arial" w:cs="Arial"/>
                <w:b/>
                <w:color w:val="C00000"/>
                <w:sz w:val="20"/>
                <w:szCs w:val="20"/>
              </w:rPr>
            </w:pPr>
            <w:r w:rsidRPr="00F92740">
              <w:rPr>
                <w:rFonts w:ascii="Arial" w:hAnsi="Arial" w:cs="Arial"/>
                <w:b/>
                <w:color w:val="C00000"/>
                <w:sz w:val="20"/>
                <w:szCs w:val="20"/>
              </w:rPr>
              <w:t>30%</w:t>
            </w:r>
          </w:p>
        </w:tc>
        <w:tc>
          <w:tcPr>
            <w:tcW w:w="1640" w:type="dxa"/>
          </w:tcPr>
          <w:p w14:paraId="175E1101" w14:textId="036225C6" w:rsidR="00A65FA3" w:rsidRPr="00F92740" w:rsidRDefault="00F92740" w:rsidP="00F92740">
            <w:pPr>
              <w:jc w:val="center"/>
              <w:rPr>
                <w:rFonts w:ascii="Arial" w:hAnsi="Arial" w:cs="Arial"/>
                <w:b/>
                <w:color w:val="C00000"/>
                <w:sz w:val="20"/>
                <w:szCs w:val="20"/>
              </w:rPr>
            </w:pPr>
            <w:r w:rsidRPr="00F92740">
              <w:rPr>
                <w:rFonts w:ascii="Arial" w:hAnsi="Arial" w:cs="Arial"/>
                <w:b/>
                <w:color w:val="C00000"/>
                <w:sz w:val="20"/>
                <w:szCs w:val="20"/>
              </w:rPr>
              <w:t>40%</w:t>
            </w:r>
          </w:p>
        </w:tc>
        <w:tc>
          <w:tcPr>
            <w:tcW w:w="1639" w:type="dxa"/>
          </w:tcPr>
          <w:p w14:paraId="175E1102" w14:textId="7A6B696D" w:rsidR="00A65FA3" w:rsidRPr="00F92740" w:rsidRDefault="00F92740" w:rsidP="00F92740">
            <w:pPr>
              <w:jc w:val="center"/>
              <w:rPr>
                <w:rFonts w:ascii="Arial" w:hAnsi="Arial" w:cs="Arial"/>
                <w:b/>
                <w:color w:val="C00000"/>
                <w:sz w:val="20"/>
                <w:szCs w:val="20"/>
              </w:rPr>
            </w:pPr>
            <w:r w:rsidRPr="00F92740">
              <w:rPr>
                <w:rFonts w:ascii="Arial" w:hAnsi="Arial" w:cs="Arial"/>
                <w:b/>
                <w:color w:val="C00000"/>
                <w:sz w:val="20"/>
                <w:szCs w:val="20"/>
              </w:rPr>
              <w:t>0%</w:t>
            </w:r>
          </w:p>
        </w:tc>
        <w:tc>
          <w:tcPr>
            <w:tcW w:w="1640" w:type="dxa"/>
          </w:tcPr>
          <w:p w14:paraId="175E1103" w14:textId="10D6019A" w:rsidR="00A65FA3" w:rsidRPr="00F92740" w:rsidRDefault="00F92740" w:rsidP="00F92740">
            <w:pPr>
              <w:jc w:val="center"/>
              <w:rPr>
                <w:rFonts w:ascii="Arial" w:hAnsi="Arial" w:cs="Arial"/>
                <w:b/>
                <w:color w:val="C00000"/>
                <w:sz w:val="20"/>
                <w:szCs w:val="20"/>
              </w:rPr>
            </w:pPr>
            <w:r w:rsidRPr="00F92740">
              <w:rPr>
                <w:rFonts w:ascii="Arial" w:hAnsi="Arial" w:cs="Arial"/>
                <w:b/>
                <w:color w:val="C00000"/>
                <w:sz w:val="20"/>
                <w:szCs w:val="20"/>
              </w:rPr>
              <w:t>0%</w:t>
            </w:r>
          </w:p>
        </w:tc>
        <w:tc>
          <w:tcPr>
            <w:tcW w:w="1626" w:type="dxa"/>
          </w:tcPr>
          <w:p w14:paraId="175E1104" w14:textId="0FDEBFA4" w:rsidR="00A65FA3" w:rsidRPr="00F92740" w:rsidRDefault="00F92740" w:rsidP="00F92740">
            <w:pPr>
              <w:jc w:val="center"/>
              <w:rPr>
                <w:rFonts w:ascii="Arial" w:hAnsi="Arial" w:cs="Arial"/>
                <w:b/>
                <w:color w:val="C00000"/>
                <w:sz w:val="20"/>
                <w:szCs w:val="20"/>
              </w:rPr>
            </w:pPr>
            <w:r w:rsidRPr="00F92740">
              <w:rPr>
                <w:rFonts w:ascii="Arial" w:hAnsi="Arial" w:cs="Arial"/>
                <w:b/>
                <w:color w:val="C00000"/>
                <w:sz w:val="20"/>
                <w:szCs w:val="20"/>
              </w:rPr>
              <w:t>70%</w:t>
            </w:r>
          </w:p>
        </w:tc>
      </w:tr>
    </w:tbl>
    <w:p w14:paraId="4FCD9CBE" w14:textId="61654641" w:rsidR="00751CBB" w:rsidRPr="00074675" w:rsidRDefault="00751CBB" w:rsidP="00F84CA1">
      <w:pPr>
        <w:spacing w:after="0" w:line="240" w:lineRule="auto"/>
        <w:ind w:left="142"/>
        <w:rPr>
          <w:rFonts w:ascii="Arial" w:hAnsi="Arial" w:cs="Arial"/>
          <w:color w:val="008000"/>
          <w:sz w:val="20"/>
          <w:szCs w:val="20"/>
        </w:rPr>
      </w:pPr>
      <w:r w:rsidRPr="00074675">
        <w:rPr>
          <w:rFonts w:ascii="Arial" w:hAnsi="Arial" w:cs="Arial"/>
          <w:color w:val="008000"/>
          <w:sz w:val="20"/>
          <w:szCs w:val="20"/>
        </w:rPr>
        <w:t xml:space="preserve">No olvidar incluir </w:t>
      </w:r>
      <w:r>
        <w:rPr>
          <w:rFonts w:ascii="Arial" w:hAnsi="Arial" w:cs="Arial"/>
          <w:color w:val="008000"/>
          <w:sz w:val="20"/>
          <w:szCs w:val="20"/>
        </w:rPr>
        <w:t>el peso porcentual definitivo del componente teórico y práctico</w:t>
      </w:r>
      <w:r w:rsidRPr="00074675">
        <w:rPr>
          <w:rFonts w:ascii="Arial" w:hAnsi="Arial" w:cs="Arial"/>
          <w:color w:val="008000"/>
          <w:sz w:val="20"/>
          <w:szCs w:val="20"/>
        </w:rPr>
        <w:t xml:space="preserve"> en las asignaturas que tienen el componente práctico</w:t>
      </w:r>
      <w:r w:rsidR="00F84CA1">
        <w:rPr>
          <w:rFonts w:ascii="Arial" w:hAnsi="Arial" w:cs="Arial"/>
          <w:color w:val="008000"/>
          <w:sz w:val="20"/>
          <w:szCs w:val="20"/>
        </w:rPr>
        <w:t>. La suma de los porcentajes debe ser igual a 100%</w:t>
      </w:r>
    </w:p>
    <w:p w14:paraId="175E1106" w14:textId="120ED1B5" w:rsidR="009F39C7" w:rsidRDefault="009F39C7" w:rsidP="009F39C7">
      <w:pPr>
        <w:spacing w:after="0"/>
        <w:ind w:left="284"/>
        <w:rPr>
          <w:rFonts w:ascii="Arial" w:hAnsi="Arial" w:cs="Arial"/>
          <w:b/>
          <w:sz w:val="20"/>
          <w:szCs w:val="20"/>
        </w:rPr>
      </w:pPr>
    </w:p>
    <w:p w14:paraId="5D8FD728" w14:textId="77777777" w:rsidR="00751CBB" w:rsidRPr="009F39C7" w:rsidRDefault="00751CBB" w:rsidP="009F39C7">
      <w:pPr>
        <w:spacing w:after="0"/>
        <w:ind w:left="284"/>
        <w:rPr>
          <w:rFonts w:ascii="Arial" w:hAnsi="Arial" w:cs="Arial"/>
          <w:b/>
          <w:sz w:val="20"/>
          <w:szCs w:val="20"/>
        </w:rPr>
      </w:pPr>
    </w:p>
    <w:p w14:paraId="175E1107" w14:textId="182A3851" w:rsidR="00826E98" w:rsidRPr="00860A09" w:rsidRDefault="00826E98" w:rsidP="00B34AA7">
      <w:pPr>
        <w:pStyle w:val="ListParagraph"/>
        <w:numPr>
          <w:ilvl w:val="0"/>
          <w:numId w:val="7"/>
        </w:numPr>
        <w:spacing w:after="0"/>
        <w:ind w:left="567" w:hanging="425"/>
        <w:rPr>
          <w:rFonts w:ascii="Arial" w:hAnsi="Arial" w:cs="Arial"/>
          <w:b/>
          <w:sz w:val="20"/>
          <w:szCs w:val="20"/>
        </w:rPr>
      </w:pPr>
      <w:r w:rsidRPr="00860A09">
        <w:rPr>
          <w:rFonts w:ascii="Arial" w:hAnsi="Arial" w:cs="Arial"/>
          <w:b/>
          <w:sz w:val="20"/>
          <w:szCs w:val="20"/>
        </w:rPr>
        <w:t>RECURSOS:</w:t>
      </w:r>
    </w:p>
    <w:p w14:paraId="175E1108" w14:textId="77777777" w:rsidR="00826E98" w:rsidRPr="00860A09" w:rsidRDefault="00826E98" w:rsidP="00826E98">
      <w:pPr>
        <w:spacing w:after="0"/>
        <w:ind w:left="142"/>
        <w:rPr>
          <w:rFonts w:ascii="Arial" w:hAnsi="Arial" w:cs="Arial"/>
          <w:b/>
          <w:sz w:val="20"/>
          <w:szCs w:val="20"/>
        </w:rPr>
      </w:pPr>
    </w:p>
    <w:p w14:paraId="175E1109" w14:textId="77777777" w:rsidR="00826E98" w:rsidRPr="00860A09" w:rsidRDefault="00657452" w:rsidP="004E2808">
      <w:pPr>
        <w:spacing w:after="0"/>
        <w:ind w:left="567" w:hanging="425"/>
        <w:rPr>
          <w:rFonts w:ascii="Arial" w:hAnsi="Arial" w:cs="Arial"/>
          <w:b/>
          <w:sz w:val="20"/>
          <w:szCs w:val="20"/>
        </w:rPr>
      </w:pPr>
      <w:r w:rsidRPr="00860A09">
        <w:rPr>
          <w:rFonts w:ascii="Arial" w:hAnsi="Arial" w:cs="Arial"/>
          <w:b/>
          <w:sz w:val="20"/>
          <w:szCs w:val="20"/>
        </w:rPr>
        <w:t xml:space="preserve">16.1 </w:t>
      </w:r>
      <w:r w:rsidR="00826E98" w:rsidRPr="00860A09">
        <w:rPr>
          <w:rFonts w:ascii="Arial" w:hAnsi="Arial" w:cs="Arial"/>
          <w:b/>
          <w:sz w:val="20"/>
          <w:szCs w:val="20"/>
        </w:rPr>
        <w:t>TEXTO(S) GUÍA:</w:t>
      </w:r>
    </w:p>
    <w:tbl>
      <w:tblPr>
        <w:tblStyle w:val="TableGrid"/>
        <w:tblW w:w="0" w:type="auto"/>
        <w:tblInd w:w="1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61"/>
      </w:tblGrid>
      <w:tr w:rsidR="000B7566" w:rsidRPr="00860A09" w14:paraId="175E110F" w14:textId="77777777" w:rsidTr="009559F8">
        <w:tc>
          <w:tcPr>
            <w:tcW w:w="10070" w:type="dxa"/>
            <w:tcBorders>
              <w:top w:val="single" w:sz="4" w:space="0" w:color="auto"/>
              <w:left w:val="single" w:sz="4" w:space="0" w:color="auto"/>
              <w:bottom w:val="single" w:sz="4" w:space="0" w:color="auto"/>
              <w:right w:val="single" w:sz="4" w:space="0" w:color="auto"/>
            </w:tcBorders>
          </w:tcPr>
          <w:p w14:paraId="76E30F18" w14:textId="5A84448D" w:rsidR="0031518A" w:rsidRDefault="0031518A" w:rsidP="00C01D30">
            <w:pPr>
              <w:pStyle w:val="ListParagraph"/>
              <w:numPr>
                <w:ilvl w:val="0"/>
                <w:numId w:val="43"/>
              </w:numPr>
              <w:rPr>
                <w:ins w:id="107" w:author="ANDRES HUMBERTO OTALORA CARMONA" w:date="2024-02-08T06:38:00Z"/>
                <w:rFonts w:ascii="Arial" w:hAnsi="Arial" w:cs="Arial"/>
                <w:sz w:val="20"/>
                <w:szCs w:val="20"/>
              </w:rPr>
            </w:pPr>
            <w:ins w:id="108" w:author="ANDRES HUMBERTO OTALORA CARMONA" w:date="2024-02-08T06:38:00Z">
              <w:r>
                <w:rPr>
                  <w:rFonts w:ascii="Arial" w:hAnsi="Arial" w:cs="Arial"/>
                  <w:sz w:val="20"/>
                  <w:szCs w:val="20"/>
                </w:rPr>
                <w:t xml:space="preserve">DAVID </w:t>
              </w:r>
              <w:r w:rsidR="00D12AFB">
                <w:rPr>
                  <w:rFonts w:ascii="Arial" w:hAnsi="Arial" w:cs="Arial"/>
                  <w:sz w:val="20"/>
                  <w:szCs w:val="20"/>
                </w:rPr>
                <w:t xml:space="preserve">BARCO MORENO. </w:t>
              </w:r>
              <w:r w:rsidR="00D12AFB" w:rsidRPr="00D12AFB">
                <w:rPr>
                  <w:rFonts w:ascii="Arial" w:hAnsi="Arial" w:cs="Arial"/>
                  <w:sz w:val="20"/>
                  <w:szCs w:val="20"/>
                </w:rPr>
                <w:t>Guía para implementar y gestionar proyectos BIM: Diario de un BIM manager</w:t>
              </w:r>
              <w:r w:rsidR="00D12AFB">
                <w:rPr>
                  <w:rFonts w:ascii="Arial" w:hAnsi="Arial" w:cs="Arial"/>
                  <w:sz w:val="20"/>
                  <w:szCs w:val="20"/>
                </w:rPr>
                <w:t>, 2018.</w:t>
              </w:r>
            </w:ins>
          </w:p>
          <w:p w14:paraId="76BFCC9B" w14:textId="242D3F53" w:rsidR="004D5FA0" w:rsidRDefault="004D5FA0" w:rsidP="00C01D30">
            <w:pPr>
              <w:pStyle w:val="ListParagraph"/>
              <w:numPr>
                <w:ilvl w:val="0"/>
                <w:numId w:val="43"/>
              </w:numPr>
              <w:rPr>
                <w:ins w:id="109" w:author="ANDRES HUMBERTO OTALORA CARMONA" w:date="2024-02-08T06:37:00Z"/>
                <w:rFonts w:ascii="Arial" w:hAnsi="Arial" w:cs="Arial"/>
                <w:sz w:val="20"/>
                <w:szCs w:val="20"/>
              </w:rPr>
            </w:pPr>
            <w:ins w:id="110" w:author="ANDRES HUMBERTO OTALORA CARMONA" w:date="2024-02-08T06:37:00Z">
              <w:r w:rsidRPr="000E5A21">
                <w:rPr>
                  <w:rFonts w:ascii="Arial" w:hAnsi="Arial" w:cs="Arial"/>
                  <w:sz w:val="20"/>
                  <w:szCs w:val="20"/>
                </w:rPr>
                <w:t>IVÁN SANTIAGO. Fundamentos de ArcGIS Versión 9.1. Tutorial de Lecturas. Áreas de Tecnologías de Información Gubernamental. Estado Libre Asociado de Puerto Rico, 2005.</w:t>
              </w:r>
            </w:ins>
          </w:p>
          <w:p w14:paraId="19E7E4C0" w14:textId="77777777" w:rsidR="004D5FA0" w:rsidRPr="000E5A21" w:rsidRDefault="004D5FA0" w:rsidP="004D5FA0">
            <w:pPr>
              <w:pStyle w:val="ListParagraph"/>
              <w:rPr>
                <w:ins w:id="111" w:author="ANDRES HUMBERTO OTALORA CARMONA" w:date="2024-02-08T06:37:00Z"/>
                <w:rFonts w:ascii="Arial" w:hAnsi="Arial" w:cs="Arial"/>
                <w:sz w:val="20"/>
                <w:szCs w:val="20"/>
              </w:rPr>
            </w:pPr>
          </w:p>
          <w:p w14:paraId="37195FE1" w14:textId="77777777" w:rsidR="004D5FA0" w:rsidRPr="000E5A21" w:rsidRDefault="004D5FA0" w:rsidP="00C01D30">
            <w:pPr>
              <w:pStyle w:val="ListParagraph"/>
              <w:numPr>
                <w:ilvl w:val="0"/>
                <w:numId w:val="43"/>
              </w:numPr>
              <w:rPr>
                <w:ins w:id="112" w:author="ANDRES HUMBERTO OTALORA CARMONA" w:date="2024-02-08T06:37:00Z"/>
                <w:rFonts w:ascii="Arial" w:hAnsi="Arial" w:cs="Arial"/>
                <w:sz w:val="20"/>
                <w:szCs w:val="20"/>
              </w:rPr>
            </w:pPr>
            <w:ins w:id="113" w:author="ANDRES HUMBERTO OTALORA CARMONA" w:date="2024-02-08T06:37:00Z">
              <w:r w:rsidRPr="000E5A21">
                <w:rPr>
                  <w:rFonts w:ascii="Arial" w:hAnsi="Arial" w:cs="Arial"/>
                  <w:sz w:val="20"/>
                  <w:szCs w:val="20"/>
                </w:rPr>
                <w:t>EDSON ELAR CASO OSORIO, Especialista SIG. Manual de ArcGIS 9.3 – Básico. Descripción de la suite ArcGIS, representación y consulta de datos. Huancayo, 2010.</w:t>
              </w:r>
            </w:ins>
          </w:p>
          <w:p w14:paraId="4A8C9333" w14:textId="77777777" w:rsidR="003A3E91" w:rsidRPr="00C01D30" w:rsidRDefault="003A3E91" w:rsidP="003A3E91">
            <w:pPr>
              <w:pStyle w:val="ListParagraph"/>
              <w:numPr>
                <w:ilvl w:val="0"/>
                <w:numId w:val="43"/>
              </w:numPr>
              <w:rPr>
                <w:ins w:id="114" w:author="ANDRES HUMBERTO OTALORA CARMONA" w:date="2024-02-08T06:38:00Z"/>
                <w:rFonts w:ascii="Arial" w:hAnsi="Arial" w:cs="Arial"/>
                <w:sz w:val="20"/>
                <w:szCs w:val="20"/>
              </w:rPr>
            </w:pPr>
            <w:proofErr w:type="spellStart"/>
            <w:ins w:id="115" w:author="ANDRES HUMBERTO OTALORA CARMONA" w:date="2024-02-08T06:38:00Z">
              <w:r w:rsidRPr="00C01D30">
                <w:rPr>
                  <w:rFonts w:ascii="Arial" w:hAnsi="Arial" w:cs="Arial"/>
                  <w:sz w:val="20"/>
                  <w:szCs w:val="20"/>
                </w:rPr>
                <w:t>LibroSIG</w:t>
              </w:r>
              <w:proofErr w:type="spellEnd"/>
              <w:r w:rsidRPr="00C01D30">
                <w:rPr>
                  <w:rFonts w:ascii="Arial" w:hAnsi="Arial" w:cs="Arial"/>
                  <w:sz w:val="20"/>
                  <w:szCs w:val="20"/>
                </w:rPr>
                <w:t>, Aprendiendo a manejar los SIG en la gestión ambiental. 1ª Edición. ISBN: 978-84-691-7370-1. Madrid – España. 2008.</w:t>
              </w:r>
            </w:ins>
          </w:p>
          <w:p w14:paraId="01EF4087" w14:textId="111B66D7" w:rsidR="00C01D30" w:rsidRPr="000E5A21" w:rsidRDefault="00C01D30" w:rsidP="00C01D30">
            <w:pPr>
              <w:pStyle w:val="ListParagraph"/>
              <w:numPr>
                <w:ilvl w:val="0"/>
                <w:numId w:val="43"/>
              </w:numPr>
              <w:rPr>
                <w:ins w:id="116" w:author="ANDRES HUMBERTO OTALORA CARMONA" w:date="2024-02-08T06:37:00Z"/>
                <w:rFonts w:ascii="Arial" w:hAnsi="Arial" w:cs="Arial"/>
                <w:sz w:val="20"/>
                <w:szCs w:val="20"/>
              </w:rPr>
            </w:pPr>
            <w:ins w:id="117" w:author="ANDRES HUMBERTO OTALORA CARMONA" w:date="2024-02-08T06:37:00Z">
              <w:r w:rsidRPr="000E5A21">
                <w:rPr>
                  <w:rFonts w:ascii="Arial" w:hAnsi="Arial" w:cs="Arial"/>
                  <w:sz w:val="20"/>
                  <w:szCs w:val="20"/>
                </w:rPr>
                <w:t>VÍCTOR OLAYA. Sistemas de Información Geográfica, Tomo I, versión 1.0, Rev. 21 de febrero de 2012.</w:t>
              </w:r>
            </w:ins>
          </w:p>
          <w:p w14:paraId="175E110C" w14:textId="2E901964" w:rsidR="00826E98" w:rsidRPr="003A3E91" w:rsidDel="003A3E91" w:rsidRDefault="00C01D30" w:rsidP="003A3E91">
            <w:pPr>
              <w:pStyle w:val="ListParagraph"/>
              <w:numPr>
                <w:ilvl w:val="0"/>
                <w:numId w:val="43"/>
              </w:numPr>
              <w:rPr>
                <w:del w:id="118" w:author="ANDRES HUMBERTO OTALORA CARMONA" w:date="2024-02-08T06:38:00Z"/>
                <w:rFonts w:ascii="Arial" w:hAnsi="Arial" w:cs="Arial"/>
                <w:sz w:val="20"/>
                <w:szCs w:val="20"/>
                <w:rPrChange w:id="119" w:author="ANDRES HUMBERTO OTALORA CARMONA" w:date="2024-02-08T06:39:00Z">
                  <w:rPr>
                    <w:del w:id="120" w:author="ANDRES HUMBERTO OTALORA CARMONA" w:date="2024-02-08T06:38:00Z"/>
                  </w:rPr>
                </w:rPrChange>
              </w:rPr>
            </w:pPr>
            <w:ins w:id="121" w:author="ANDRES HUMBERTO OTALORA CARMONA" w:date="2024-02-08T06:37:00Z">
              <w:r w:rsidRPr="000E5A21">
                <w:rPr>
                  <w:rFonts w:ascii="Arial" w:hAnsi="Arial" w:cs="Arial"/>
                  <w:sz w:val="20"/>
                  <w:szCs w:val="20"/>
                </w:rPr>
                <w:t>VÍCTOR OLAYA. Sistemas de Información Geográfica, Tomo II, versión 1.0, Rev. 21 de febrero de 2012.</w:t>
              </w:r>
            </w:ins>
          </w:p>
          <w:p w14:paraId="175E110E" w14:textId="5C5DC059" w:rsidR="000B7566" w:rsidRPr="003A3E91" w:rsidRDefault="000B7566" w:rsidP="003A3E91">
            <w:pPr>
              <w:pStyle w:val="ListParagraph"/>
            </w:pPr>
          </w:p>
        </w:tc>
      </w:tr>
    </w:tbl>
    <w:p w14:paraId="175E1110" w14:textId="77777777" w:rsidR="00351DA6" w:rsidRDefault="00351DA6" w:rsidP="004E2808">
      <w:pPr>
        <w:spacing w:after="0"/>
        <w:ind w:left="567" w:hanging="425"/>
        <w:rPr>
          <w:rFonts w:ascii="Arial" w:hAnsi="Arial" w:cs="Arial"/>
          <w:b/>
          <w:sz w:val="20"/>
          <w:szCs w:val="20"/>
        </w:rPr>
      </w:pPr>
    </w:p>
    <w:p w14:paraId="175E1111" w14:textId="77777777" w:rsidR="00826E98" w:rsidRPr="00860A09" w:rsidRDefault="00657452" w:rsidP="004E2808">
      <w:pPr>
        <w:spacing w:after="0"/>
        <w:ind w:left="567" w:hanging="425"/>
        <w:rPr>
          <w:rFonts w:ascii="Arial" w:hAnsi="Arial" w:cs="Arial"/>
          <w:b/>
          <w:sz w:val="20"/>
          <w:szCs w:val="20"/>
        </w:rPr>
      </w:pPr>
      <w:r w:rsidRPr="00860A09">
        <w:rPr>
          <w:rFonts w:ascii="Arial" w:hAnsi="Arial" w:cs="Arial"/>
          <w:b/>
          <w:sz w:val="20"/>
          <w:szCs w:val="20"/>
        </w:rPr>
        <w:t xml:space="preserve">16.2 </w:t>
      </w:r>
      <w:r w:rsidR="00826E98" w:rsidRPr="00860A09">
        <w:rPr>
          <w:rFonts w:ascii="Arial" w:hAnsi="Arial" w:cs="Arial"/>
          <w:b/>
          <w:sz w:val="20"/>
          <w:szCs w:val="20"/>
        </w:rPr>
        <w:t>OTRAS REFERENCIAS BIBLIOGRÁFICAS:</w:t>
      </w:r>
    </w:p>
    <w:tbl>
      <w:tblPr>
        <w:tblStyle w:val="TableGrid"/>
        <w:tblW w:w="0" w:type="auto"/>
        <w:tblInd w:w="108" w:type="dxa"/>
        <w:tblLook w:val="04A0" w:firstRow="1" w:lastRow="0" w:firstColumn="1" w:lastColumn="0" w:noHBand="0" w:noVBand="1"/>
      </w:tblPr>
      <w:tblGrid>
        <w:gridCol w:w="9856"/>
      </w:tblGrid>
      <w:tr w:rsidR="00826E98" w:rsidRPr="00860A09" w14:paraId="175E1117" w14:textId="77777777" w:rsidTr="00860A09">
        <w:tc>
          <w:tcPr>
            <w:tcW w:w="10082" w:type="dxa"/>
          </w:tcPr>
          <w:p w14:paraId="175E1112" w14:textId="77777777" w:rsidR="00826E98" w:rsidRPr="00860A09" w:rsidRDefault="00826E98" w:rsidP="00826E98">
            <w:pPr>
              <w:rPr>
                <w:rFonts w:ascii="Arial" w:hAnsi="Arial" w:cs="Arial"/>
              </w:rPr>
            </w:pPr>
          </w:p>
          <w:p w14:paraId="175E1114" w14:textId="13A90767" w:rsidR="00826E98" w:rsidRPr="00860A09" w:rsidRDefault="00826E98" w:rsidP="00826E98">
            <w:pPr>
              <w:rPr>
                <w:rFonts w:ascii="Arial" w:hAnsi="Arial" w:cs="Arial"/>
              </w:rPr>
            </w:pPr>
          </w:p>
          <w:p w14:paraId="175E1115" w14:textId="77777777" w:rsidR="00826E98" w:rsidRPr="00860A09" w:rsidRDefault="00826E98" w:rsidP="00826E98">
            <w:pPr>
              <w:rPr>
                <w:rFonts w:ascii="Arial" w:hAnsi="Arial" w:cs="Arial"/>
              </w:rPr>
            </w:pPr>
          </w:p>
          <w:p w14:paraId="175E1116" w14:textId="77777777" w:rsidR="00826E98" w:rsidRPr="00860A09" w:rsidRDefault="00826E98" w:rsidP="00826E98">
            <w:pPr>
              <w:rPr>
                <w:rFonts w:ascii="Arial" w:hAnsi="Arial" w:cs="Arial"/>
              </w:rPr>
            </w:pPr>
          </w:p>
        </w:tc>
      </w:tr>
    </w:tbl>
    <w:p w14:paraId="175E1118" w14:textId="77777777" w:rsidR="00826E98" w:rsidRPr="00860A09" w:rsidRDefault="00826E98" w:rsidP="00826E98">
      <w:pPr>
        <w:spacing w:after="0"/>
        <w:ind w:left="284"/>
        <w:rPr>
          <w:rFonts w:ascii="Arial" w:hAnsi="Arial" w:cs="Arial"/>
        </w:rPr>
      </w:pPr>
    </w:p>
    <w:p w14:paraId="175E1119" w14:textId="77777777" w:rsidR="00826E98" w:rsidRPr="00860A09" w:rsidRDefault="00657452" w:rsidP="004E2808">
      <w:pPr>
        <w:spacing w:after="0"/>
        <w:ind w:left="567" w:hanging="425"/>
        <w:rPr>
          <w:rFonts w:ascii="Arial" w:hAnsi="Arial" w:cs="Arial"/>
          <w:b/>
          <w:sz w:val="20"/>
          <w:szCs w:val="20"/>
        </w:rPr>
      </w:pPr>
      <w:r w:rsidRPr="00860A09">
        <w:rPr>
          <w:rFonts w:ascii="Arial" w:hAnsi="Arial" w:cs="Arial"/>
          <w:b/>
          <w:sz w:val="20"/>
          <w:szCs w:val="20"/>
        </w:rPr>
        <w:t xml:space="preserve">16.3 </w:t>
      </w:r>
      <w:r w:rsidR="00826E98" w:rsidRPr="00860A09">
        <w:rPr>
          <w:rFonts w:ascii="Arial" w:hAnsi="Arial" w:cs="Arial"/>
          <w:b/>
          <w:sz w:val="20"/>
          <w:szCs w:val="20"/>
        </w:rPr>
        <w:t>SITIOS WEB RELEVAN</w:t>
      </w:r>
      <w:r w:rsidR="002E1DC7" w:rsidRPr="00860A09">
        <w:rPr>
          <w:rFonts w:ascii="Arial" w:hAnsi="Arial" w:cs="Arial"/>
          <w:b/>
          <w:sz w:val="20"/>
          <w:szCs w:val="20"/>
        </w:rPr>
        <w:t>T</w:t>
      </w:r>
      <w:r w:rsidR="00826E98" w:rsidRPr="00860A09">
        <w:rPr>
          <w:rFonts w:ascii="Arial" w:hAnsi="Arial" w:cs="Arial"/>
          <w:b/>
          <w:sz w:val="20"/>
          <w:szCs w:val="20"/>
        </w:rPr>
        <w:t>ES PARA LA ASIGNATURA</w:t>
      </w:r>
      <w:r w:rsidR="00070DE5">
        <w:rPr>
          <w:rFonts w:ascii="Arial" w:hAnsi="Arial" w:cs="Arial"/>
          <w:b/>
          <w:sz w:val="20"/>
          <w:szCs w:val="20"/>
        </w:rPr>
        <w:t xml:space="preserve"> (</w:t>
      </w:r>
      <w:r w:rsidR="00070DE5" w:rsidRPr="00F84CA1">
        <w:rPr>
          <w:rFonts w:ascii="Arial" w:hAnsi="Arial" w:cs="Arial"/>
          <w:b/>
          <w:color w:val="006600"/>
          <w:sz w:val="20"/>
          <w:szCs w:val="20"/>
        </w:rPr>
        <w:t>Fuentes diferentes a las bibliográficas</w:t>
      </w:r>
      <w:r w:rsidR="00070DE5">
        <w:rPr>
          <w:rFonts w:ascii="Arial" w:hAnsi="Arial" w:cs="Arial"/>
          <w:b/>
          <w:sz w:val="20"/>
          <w:szCs w:val="20"/>
        </w:rPr>
        <w:t>)</w:t>
      </w:r>
      <w:r w:rsidR="00826E98" w:rsidRPr="00860A09">
        <w:rPr>
          <w:rFonts w:ascii="Arial" w:hAnsi="Arial" w:cs="Arial"/>
          <w:b/>
          <w:sz w:val="20"/>
          <w:szCs w:val="20"/>
        </w:rPr>
        <w:t>:</w:t>
      </w:r>
    </w:p>
    <w:tbl>
      <w:tblPr>
        <w:tblStyle w:val="TableGrid"/>
        <w:tblW w:w="0" w:type="auto"/>
        <w:tblInd w:w="108" w:type="dxa"/>
        <w:tblLook w:val="04A0" w:firstRow="1" w:lastRow="0" w:firstColumn="1" w:lastColumn="0" w:noHBand="0" w:noVBand="1"/>
      </w:tblPr>
      <w:tblGrid>
        <w:gridCol w:w="9856"/>
      </w:tblGrid>
      <w:tr w:rsidR="00826E98" w:rsidRPr="00860A09" w14:paraId="175E111F" w14:textId="77777777" w:rsidTr="00860A09">
        <w:tc>
          <w:tcPr>
            <w:tcW w:w="10082" w:type="dxa"/>
          </w:tcPr>
          <w:p w14:paraId="68B87A9C" w14:textId="0CEB79EA" w:rsidR="00D65F8B" w:rsidRPr="00D65F8B" w:rsidRDefault="00D65F8B" w:rsidP="00D65F8B">
            <w:pPr>
              <w:pStyle w:val="ListParagraph"/>
              <w:numPr>
                <w:ilvl w:val="0"/>
                <w:numId w:val="45"/>
              </w:numPr>
              <w:rPr>
                <w:ins w:id="122" w:author="ANDRES HUMBERTO OTALORA CARMONA" w:date="2024-02-08T06:57:00Z"/>
                <w:rFonts w:ascii="Arial" w:hAnsi="Arial" w:cs="Arial"/>
                <w:sz w:val="20"/>
              </w:rPr>
            </w:pPr>
            <w:ins w:id="123" w:author="ANDRES HUMBERTO OTALORA CARMONA" w:date="2024-02-08T06:57:00Z">
              <w:r w:rsidRPr="00D65F8B">
                <w:rPr>
                  <w:rFonts w:ascii="Arial" w:hAnsi="Arial" w:cs="Arial"/>
                  <w:sz w:val="20"/>
                </w:rPr>
                <w:t xml:space="preserve">Bases de datos Geográficos: </w:t>
              </w:r>
            </w:ins>
          </w:p>
          <w:p w14:paraId="0844B414" w14:textId="77777777" w:rsidR="00D65F8B" w:rsidRPr="00650876" w:rsidRDefault="00D65F8B" w:rsidP="00D65F8B">
            <w:pPr>
              <w:ind w:left="773"/>
              <w:rPr>
                <w:ins w:id="124" w:author="ANDRES HUMBERTO OTALORA CARMONA" w:date="2024-02-08T06:57:00Z"/>
                <w:rFonts w:ascii="Arial" w:hAnsi="Arial" w:cs="Arial"/>
                <w:sz w:val="20"/>
              </w:rPr>
            </w:pPr>
            <w:ins w:id="125" w:author="ANDRES HUMBERTO OTALORA CARMONA" w:date="2024-02-08T06:57:00Z">
              <w:r>
                <w:fldChar w:fldCharType="begin"/>
              </w:r>
              <w:r>
                <w:instrText>HYPERLINK "https://www.esri.com/en-us/home"</w:instrText>
              </w:r>
              <w:r>
                <w:fldChar w:fldCharType="separate"/>
              </w:r>
              <w:r w:rsidRPr="00650876">
                <w:rPr>
                  <w:rFonts w:ascii="Arial" w:hAnsi="Arial" w:cs="Arial"/>
                  <w:sz w:val="20"/>
                </w:rPr>
                <w:t>https://www.esri.com/en-us/home</w:t>
              </w:r>
              <w:r>
                <w:rPr>
                  <w:rFonts w:ascii="Arial" w:hAnsi="Arial" w:cs="Arial"/>
                  <w:sz w:val="20"/>
                </w:rPr>
                <w:fldChar w:fldCharType="end"/>
              </w:r>
              <w:r w:rsidRPr="00650876">
                <w:rPr>
                  <w:rFonts w:ascii="Arial" w:hAnsi="Arial" w:cs="Arial"/>
                  <w:sz w:val="20"/>
                </w:rPr>
                <w:t xml:space="preserve"> </w:t>
              </w:r>
            </w:ins>
          </w:p>
          <w:p w14:paraId="4EBD0AFA" w14:textId="77777777" w:rsidR="00D65F8B" w:rsidRPr="00650876" w:rsidRDefault="00D65F8B" w:rsidP="00D65F8B">
            <w:pPr>
              <w:ind w:left="773"/>
              <w:rPr>
                <w:ins w:id="126" w:author="ANDRES HUMBERTO OTALORA CARMONA" w:date="2024-02-08T06:57:00Z"/>
                <w:rFonts w:ascii="Arial" w:hAnsi="Arial" w:cs="Arial"/>
                <w:sz w:val="20"/>
              </w:rPr>
            </w:pPr>
            <w:ins w:id="127" w:author="ANDRES HUMBERTO OTALORA CARMONA" w:date="2024-02-08T06:57:00Z">
              <w:r>
                <w:fldChar w:fldCharType="begin"/>
              </w:r>
              <w:r>
                <w:instrText>HYPERLINK "https://qgis.org/es/site/"</w:instrText>
              </w:r>
              <w:r>
                <w:fldChar w:fldCharType="separate"/>
              </w:r>
              <w:r w:rsidRPr="00650876">
                <w:rPr>
                  <w:rFonts w:ascii="Arial" w:hAnsi="Arial" w:cs="Arial"/>
                  <w:sz w:val="20"/>
                </w:rPr>
                <w:t>https://qgis.org/es/site/</w:t>
              </w:r>
              <w:r>
                <w:rPr>
                  <w:rFonts w:ascii="Arial" w:hAnsi="Arial" w:cs="Arial"/>
                  <w:sz w:val="20"/>
                </w:rPr>
                <w:fldChar w:fldCharType="end"/>
              </w:r>
            </w:ins>
          </w:p>
          <w:p w14:paraId="455AFD00" w14:textId="77777777" w:rsidR="00D65F8B" w:rsidRPr="00650876" w:rsidRDefault="00D65F8B" w:rsidP="00D65F8B">
            <w:pPr>
              <w:ind w:left="773"/>
              <w:rPr>
                <w:ins w:id="128" w:author="ANDRES HUMBERTO OTALORA CARMONA" w:date="2024-02-08T06:57:00Z"/>
                <w:rFonts w:ascii="Arial" w:hAnsi="Arial" w:cs="Arial"/>
                <w:sz w:val="20"/>
              </w:rPr>
            </w:pPr>
            <w:ins w:id="129" w:author="ANDRES HUMBERTO OTALORA CARMONA" w:date="2024-02-08T06:57:00Z">
              <w:r>
                <w:fldChar w:fldCharType="begin"/>
              </w:r>
              <w:r>
                <w:instrText>HYPERLINK "https://www.hec.usace.army.mil/software/hec-geohms/"</w:instrText>
              </w:r>
              <w:r>
                <w:fldChar w:fldCharType="separate"/>
              </w:r>
              <w:r w:rsidRPr="00650876">
                <w:rPr>
                  <w:rFonts w:ascii="Arial" w:hAnsi="Arial" w:cs="Arial"/>
                  <w:sz w:val="20"/>
                </w:rPr>
                <w:t>https://www.hec.usace.army.mil/software/hec-geohms/</w:t>
              </w:r>
              <w:r>
                <w:rPr>
                  <w:rFonts w:ascii="Arial" w:hAnsi="Arial" w:cs="Arial"/>
                  <w:sz w:val="20"/>
                </w:rPr>
                <w:fldChar w:fldCharType="end"/>
              </w:r>
            </w:ins>
          </w:p>
          <w:p w14:paraId="4EA8BD38" w14:textId="77777777" w:rsidR="00D65F8B" w:rsidRPr="00650876" w:rsidRDefault="00D65F8B" w:rsidP="00D65F8B">
            <w:pPr>
              <w:ind w:left="773"/>
              <w:rPr>
                <w:ins w:id="130" w:author="ANDRES HUMBERTO OTALORA CARMONA" w:date="2024-02-08T06:57:00Z"/>
                <w:rFonts w:ascii="Arial" w:hAnsi="Arial" w:cs="Arial"/>
                <w:sz w:val="20"/>
              </w:rPr>
            </w:pPr>
            <w:ins w:id="131" w:author="ANDRES HUMBERTO OTALORA CARMONA" w:date="2024-02-08T06:57:00Z">
              <w:r>
                <w:fldChar w:fldCharType="begin"/>
              </w:r>
              <w:r>
                <w:instrText>HYPERLINK "https://enterprise.arcgis.com/es/portal/10.7/use/what-is-living-atlas.htm"</w:instrText>
              </w:r>
              <w:r>
                <w:fldChar w:fldCharType="separate"/>
              </w:r>
              <w:r w:rsidRPr="00650876">
                <w:rPr>
                  <w:rFonts w:ascii="Arial" w:hAnsi="Arial" w:cs="Arial"/>
                  <w:sz w:val="20"/>
                </w:rPr>
                <w:t>https://enterprise.arcgis.com/es/portal/10.7/use/what-is-living-atlas.htm</w:t>
              </w:r>
              <w:r>
                <w:rPr>
                  <w:rFonts w:ascii="Arial" w:hAnsi="Arial" w:cs="Arial"/>
                  <w:sz w:val="20"/>
                </w:rPr>
                <w:fldChar w:fldCharType="end"/>
              </w:r>
            </w:ins>
          </w:p>
          <w:p w14:paraId="3A6FED7A" w14:textId="77777777" w:rsidR="00D65F8B" w:rsidRPr="00650876" w:rsidRDefault="00D65F8B" w:rsidP="00D65F8B">
            <w:pPr>
              <w:ind w:left="773"/>
              <w:rPr>
                <w:ins w:id="132" w:author="ANDRES HUMBERTO OTALORA CARMONA" w:date="2024-02-08T06:57:00Z"/>
                <w:rFonts w:ascii="Arial" w:hAnsi="Arial" w:cs="Arial"/>
                <w:sz w:val="20"/>
              </w:rPr>
            </w:pPr>
            <w:ins w:id="133" w:author="ANDRES HUMBERTO OTALORA CARMONA" w:date="2024-02-08T06:57:00Z">
              <w:r>
                <w:fldChar w:fldCharType="begin"/>
              </w:r>
              <w:r>
                <w:instrText>HYPERLINK "https://openlayers.org/"</w:instrText>
              </w:r>
              <w:r>
                <w:fldChar w:fldCharType="separate"/>
              </w:r>
              <w:r w:rsidRPr="00650876">
                <w:rPr>
                  <w:rFonts w:ascii="Arial" w:hAnsi="Arial" w:cs="Arial"/>
                  <w:sz w:val="20"/>
                </w:rPr>
                <w:t>https://openlayers.org/</w:t>
              </w:r>
              <w:r>
                <w:rPr>
                  <w:rFonts w:ascii="Arial" w:hAnsi="Arial" w:cs="Arial"/>
                  <w:sz w:val="20"/>
                </w:rPr>
                <w:fldChar w:fldCharType="end"/>
              </w:r>
            </w:ins>
          </w:p>
          <w:p w14:paraId="72F63CE1" w14:textId="77777777" w:rsidR="00D65F8B" w:rsidRPr="00650876" w:rsidRDefault="00D65F8B" w:rsidP="00D65F8B">
            <w:pPr>
              <w:ind w:left="773"/>
              <w:rPr>
                <w:ins w:id="134" w:author="ANDRES HUMBERTO OTALORA CARMONA" w:date="2024-02-08T06:57:00Z"/>
                <w:rFonts w:ascii="Arial" w:hAnsi="Arial" w:cs="Arial"/>
                <w:sz w:val="20"/>
              </w:rPr>
            </w:pPr>
            <w:ins w:id="135" w:author="ANDRES HUMBERTO OTALORA CARMONA" w:date="2024-02-08T06:57:00Z">
              <w:r>
                <w:fldChar w:fldCharType="begin"/>
              </w:r>
              <w:r>
                <w:instrText>HYPERLINK "https://datosabiertos.esri.co/"</w:instrText>
              </w:r>
              <w:r>
                <w:fldChar w:fldCharType="separate"/>
              </w:r>
              <w:r w:rsidRPr="00650876">
                <w:rPr>
                  <w:rFonts w:ascii="Arial" w:hAnsi="Arial" w:cs="Arial"/>
                  <w:sz w:val="20"/>
                </w:rPr>
                <w:t>https://datosabiertos.esri.co/</w:t>
              </w:r>
              <w:r>
                <w:rPr>
                  <w:rFonts w:ascii="Arial" w:hAnsi="Arial" w:cs="Arial"/>
                  <w:sz w:val="20"/>
                </w:rPr>
                <w:fldChar w:fldCharType="end"/>
              </w:r>
            </w:ins>
          </w:p>
          <w:p w14:paraId="6B8A8297" w14:textId="77777777" w:rsidR="00D65F8B" w:rsidRPr="00650876" w:rsidRDefault="00D65F8B" w:rsidP="00D65F8B">
            <w:pPr>
              <w:ind w:left="773"/>
              <w:rPr>
                <w:ins w:id="136" w:author="ANDRES HUMBERTO OTALORA CARMONA" w:date="2024-02-08T06:57:00Z"/>
                <w:rFonts w:ascii="Arial" w:hAnsi="Arial" w:cs="Arial"/>
                <w:sz w:val="20"/>
              </w:rPr>
            </w:pPr>
            <w:ins w:id="137" w:author="ANDRES HUMBERTO OTALORA CARMONA" w:date="2024-02-08T06:57:00Z">
              <w:r>
                <w:fldChar w:fldCharType="begin"/>
              </w:r>
              <w:r>
                <w:instrText>HYPERLINK "https://www.naturalearthdata.com/downloads/"</w:instrText>
              </w:r>
              <w:r>
                <w:fldChar w:fldCharType="separate"/>
              </w:r>
              <w:r w:rsidRPr="00650876">
                <w:rPr>
                  <w:rFonts w:ascii="Arial" w:hAnsi="Arial" w:cs="Arial"/>
                  <w:sz w:val="20"/>
                </w:rPr>
                <w:t>https://www.naturalearthdata.com/downloads/</w:t>
              </w:r>
              <w:r>
                <w:rPr>
                  <w:rFonts w:ascii="Arial" w:hAnsi="Arial" w:cs="Arial"/>
                  <w:sz w:val="20"/>
                </w:rPr>
                <w:fldChar w:fldCharType="end"/>
              </w:r>
            </w:ins>
          </w:p>
          <w:p w14:paraId="3BC0C8A0" w14:textId="77777777" w:rsidR="00D65F8B" w:rsidRPr="00650876" w:rsidRDefault="00D65F8B" w:rsidP="00D65F8B">
            <w:pPr>
              <w:ind w:left="773"/>
              <w:rPr>
                <w:ins w:id="138" w:author="ANDRES HUMBERTO OTALORA CARMONA" w:date="2024-02-08T06:57:00Z"/>
                <w:rFonts w:ascii="Arial" w:hAnsi="Arial" w:cs="Arial"/>
                <w:sz w:val="20"/>
              </w:rPr>
            </w:pPr>
            <w:ins w:id="139" w:author="ANDRES HUMBERTO OTALORA CARMONA" w:date="2024-02-08T06:57:00Z">
              <w:r>
                <w:fldChar w:fldCharType="begin"/>
              </w:r>
              <w:r>
                <w:instrText>HYPERLINK "https://www.ideca.gov.co/"</w:instrText>
              </w:r>
              <w:r>
                <w:fldChar w:fldCharType="separate"/>
              </w:r>
              <w:r w:rsidRPr="00650876">
                <w:rPr>
                  <w:rFonts w:ascii="Arial" w:hAnsi="Arial" w:cs="Arial"/>
                  <w:sz w:val="20"/>
                </w:rPr>
                <w:t>https://www.ideca.gov.co/</w:t>
              </w:r>
              <w:r>
                <w:rPr>
                  <w:rFonts w:ascii="Arial" w:hAnsi="Arial" w:cs="Arial"/>
                  <w:sz w:val="20"/>
                </w:rPr>
                <w:fldChar w:fldCharType="end"/>
              </w:r>
            </w:ins>
          </w:p>
          <w:p w14:paraId="6DDD8002" w14:textId="77777777" w:rsidR="00D65F8B" w:rsidRPr="00650876" w:rsidRDefault="00D65F8B" w:rsidP="00D65F8B">
            <w:pPr>
              <w:ind w:left="773"/>
              <w:rPr>
                <w:ins w:id="140" w:author="ANDRES HUMBERTO OTALORA CARMONA" w:date="2024-02-08T06:57:00Z"/>
                <w:rFonts w:ascii="Arial" w:hAnsi="Arial" w:cs="Arial"/>
                <w:sz w:val="20"/>
              </w:rPr>
            </w:pPr>
            <w:ins w:id="141" w:author="ANDRES HUMBERTO OTALORA CARMONA" w:date="2024-02-08T06:57:00Z">
              <w:r>
                <w:fldChar w:fldCharType="begin"/>
              </w:r>
              <w:r>
                <w:instrText>HYPERLINK "http://www.ideam.gov.co/"</w:instrText>
              </w:r>
              <w:r>
                <w:fldChar w:fldCharType="separate"/>
              </w:r>
              <w:r w:rsidRPr="00650876">
                <w:rPr>
                  <w:rFonts w:ascii="Arial" w:hAnsi="Arial" w:cs="Arial"/>
                  <w:sz w:val="20"/>
                </w:rPr>
                <w:t>http://www.ideam.gov.co/</w:t>
              </w:r>
              <w:r>
                <w:rPr>
                  <w:rFonts w:ascii="Arial" w:hAnsi="Arial" w:cs="Arial"/>
                  <w:sz w:val="20"/>
                </w:rPr>
                <w:fldChar w:fldCharType="end"/>
              </w:r>
            </w:ins>
          </w:p>
          <w:p w14:paraId="6584BD6B" w14:textId="77777777" w:rsidR="00D65F8B" w:rsidRPr="00650876" w:rsidRDefault="00D65F8B" w:rsidP="00D65F8B">
            <w:pPr>
              <w:ind w:left="773"/>
              <w:rPr>
                <w:ins w:id="142" w:author="ANDRES HUMBERTO OTALORA CARMONA" w:date="2024-02-08T06:57:00Z"/>
                <w:rFonts w:ascii="Arial" w:hAnsi="Arial" w:cs="Arial"/>
                <w:sz w:val="20"/>
              </w:rPr>
            </w:pPr>
            <w:ins w:id="143" w:author="ANDRES HUMBERTO OTALORA CARMONA" w:date="2024-02-08T06:57:00Z">
              <w:r>
                <w:fldChar w:fldCharType="begin"/>
              </w:r>
              <w:r>
                <w:instrText>HYPERLINK "https://www.igac.gov.co/"</w:instrText>
              </w:r>
              <w:r>
                <w:fldChar w:fldCharType="separate"/>
              </w:r>
              <w:r w:rsidRPr="00650876">
                <w:rPr>
                  <w:rFonts w:ascii="Arial" w:hAnsi="Arial" w:cs="Arial"/>
                  <w:sz w:val="20"/>
                </w:rPr>
                <w:t>https://www.igac.gov.co/</w:t>
              </w:r>
              <w:r>
                <w:rPr>
                  <w:rFonts w:ascii="Arial" w:hAnsi="Arial" w:cs="Arial"/>
                  <w:sz w:val="20"/>
                </w:rPr>
                <w:fldChar w:fldCharType="end"/>
              </w:r>
            </w:ins>
          </w:p>
          <w:p w14:paraId="306392E8" w14:textId="77777777" w:rsidR="00D65F8B" w:rsidRPr="00650876" w:rsidRDefault="00D65F8B" w:rsidP="00D65F8B">
            <w:pPr>
              <w:ind w:left="773"/>
              <w:rPr>
                <w:ins w:id="144" w:author="ANDRES HUMBERTO OTALORA CARMONA" w:date="2024-02-08T06:57:00Z"/>
                <w:rFonts w:ascii="Arial" w:hAnsi="Arial" w:cs="Arial"/>
                <w:sz w:val="20"/>
              </w:rPr>
            </w:pPr>
            <w:ins w:id="145" w:author="ANDRES HUMBERTO OTALORA CARMONA" w:date="2024-02-08T06:57:00Z">
              <w:r>
                <w:fldChar w:fldCharType="begin"/>
              </w:r>
              <w:r>
                <w:instrText>HYPERLINK "https://www.google.com/earth/versions/"</w:instrText>
              </w:r>
              <w:r>
                <w:fldChar w:fldCharType="separate"/>
              </w:r>
              <w:r w:rsidRPr="00650876">
                <w:rPr>
                  <w:rFonts w:ascii="Arial" w:hAnsi="Arial" w:cs="Arial"/>
                  <w:sz w:val="20"/>
                </w:rPr>
                <w:t>https://www.google.com/earth/versions/</w:t>
              </w:r>
              <w:r>
                <w:rPr>
                  <w:rFonts w:ascii="Arial" w:hAnsi="Arial" w:cs="Arial"/>
                  <w:sz w:val="20"/>
                </w:rPr>
                <w:fldChar w:fldCharType="end"/>
              </w:r>
            </w:ins>
          </w:p>
          <w:p w14:paraId="77078A5F" w14:textId="77777777" w:rsidR="00D65F8B" w:rsidRPr="00650876" w:rsidRDefault="00D65F8B" w:rsidP="00D65F8B">
            <w:pPr>
              <w:ind w:left="773"/>
              <w:rPr>
                <w:ins w:id="146" w:author="ANDRES HUMBERTO OTALORA CARMONA" w:date="2024-02-08T06:57:00Z"/>
                <w:rFonts w:ascii="Arial" w:hAnsi="Arial" w:cs="Arial"/>
                <w:sz w:val="20"/>
              </w:rPr>
            </w:pPr>
            <w:ins w:id="147" w:author="ANDRES HUMBERTO OTALORA CARMONA" w:date="2024-02-08T06:57:00Z">
              <w:r>
                <w:fldChar w:fldCharType="begin"/>
              </w:r>
              <w:r>
                <w:instrText>HYPERLINK "https://www.worldclim.org/"</w:instrText>
              </w:r>
              <w:r>
                <w:fldChar w:fldCharType="separate"/>
              </w:r>
              <w:r w:rsidRPr="00650876">
                <w:rPr>
                  <w:rFonts w:ascii="Arial" w:hAnsi="Arial" w:cs="Arial"/>
                  <w:sz w:val="20"/>
                </w:rPr>
                <w:t>https://www.worldclim.org/</w:t>
              </w:r>
              <w:r>
                <w:rPr>
                  <w:rFonts w:ascii="Arial" w:hAnsi="Arial" w:cs="Arial"/>
                  <w:sz w:val="20"/>
                </w:rPr>
                <w:fldChar w:fldCharType="end"/>
              </w:r>
            </w:ins>
          </w:p>
          <w:p w14:paraId="77545246" w14:textId="77777777" w:rsidR="00D65F8B" w:rsidRPr="00650876" w:rsidRDefault="00D65F8B" w:rsidP="00D65F8B">
            <w:pPr>
              <w:ind w:left="773"/>
              <w:rPr>
                <w:ins w:id="148" w:author="ANDRES HUMBERTO OTALORA CARMONA" w:date="2024-02-08T06:57:00Z"/>
                <w:rFonts w:ascii="Arial" w:hAnsi="Arial" w:cs="Arial"/>
                <w:sz w:val="20"/>
              </w:rPr>
            </w:pPr>
            <w:ins w:id="149" w:author="ANDRES HUMBERTO OTALORA CARMONA" w:date="2024-02-08T06:57:00Z">
              <w:r>
                <w:fldChar w:fldCharType="begin"/>
              </w:r>
              <w:r>
                <w:instrText>HYPERLINK "https://nasagrace.unl.edu/"</w:instrText>
              </w:r>
              <w:r>
                <w:fldChar w:fldCharType="separate"/>
              </w:r>
              <w:r w:rsidRPr="00650876">
                <w:rPr>
                  <w:rFonts w:ascii="Arial" w:hAnsi="Arial" w:cs="Arial"/>
                  <w:sz w:val="20"/>
                </w:rPr>
                <w:t>https://nasagrace.unl.edu/</w:t>
              </w:r>
              <w:r>
                <w:rPr>
                  <w:rFonts w:ascii="Arial" w:hAnsi="Arial" w:cs="Arial"/>
                  <w:sz w:val="20"/>
                </w:rPr>
                <w:fldChar w:fldCharType="end"/>
              </w:r>
            </w:ins>
          </w:p>
          <w:p w14:paraId="78E539B1" w14:textId="77777777" w:rsidR="00D65F8B" w:rsidRPr="00650876" w:rsidRDefault="00D65F8B" w:rsidP="00D65F8B">
            <w:pPr>
              <w:ind w:left="773"/>
              <w:rPr>
                <w:ins w:id="150" w:author="ANDRES HUMBERTO OTALORA CARMONA" w:date="2024-02-08T06:57:00Z"/>
                <w:rFonts w:ascii="Arial" w:hAnsi="Arial" w:cs="Arial"/>
                <w:sz w:val="20"/>
              </w:rPr>
            </w:pPr>
            <w:ins w:id="151" w:author="ANDRES HUMBERTO OTALORA CARMONA" w:date="2024-02-08T06:57:00Z">
              <w:r>
                <w:fldChar w:fldCharType="begin"/>
              </w:r>
              <w:r>
                <w:instrText>HYPERLINK "https://vertex.daac.asf.alaska.edu/"</w:instrText>
              </w:r>
              <w:r>
                <w:fldChar w:fldCharType="separate"/>
              </w:r>
              <w:r w:rsidRPr="00650876">
                <w:rPr>
                  <w:rFonts w:ascii="Arial" w:hAnsi="Arial" w:cs="Arial"/>
                  <w:sz w:val="20"/>
                </w:rPr>
                <w:t>https://vertex.daac.asf.alaska.edu/</w:t>
              </w:r>
              <w:r>
                <w:rPr>
                  <w:rFonts w:ascii="Arial" w:hAnsi="Arial" w:cs="Arial"/>
                  <w:sz w:val="20"/>
                </w:rPr>
                <w:fldChar w:fldCharType="end"/>
              </w:r>
            </w:ins>
          </w:p>
          <w:p w14:paraId="0CE33BA8" w14:textId="77777777" w:rsidR="00D65F8B" w:rsidRPr="00650876" w:rsidRDefault="00D65F8B" w:rsidP="00D65F8B">
            <w:pPr>
              <w:ind w:left="773"/>
              <w:rPr>
                <w:ins w:id="152" w:author="ANDRES HUMBERTO OTALORA CARMONA" w:date="2024-02-08T06:57:00Z"/>
                <w:rFonts w:ascii="Arial" w:hAnsi="Arial" w:cs="Arial"/>
                <w:sz w:val="20"/>
              </w:rPr>
            </w:pPr>
            <w:ins w:id="153" w:author="ANDRES HUMBERTO OTALORA CARMONA" w:date="2024-02-08T06:57:00Z">
              <w:r>
                <w:fldChar w:fldCharType="begin"/>
              </w:r>
              <w:r>
                <w:instrText>HYPERLINK "https://ers.cr.usgs.gov/login/"</w:instrText>
              </w:r>
              <w:r>
                <w:fldChar w:fldCharType="separate"/>
              </w:r>
              <w:r w:rsidRPr="00650876">
                <w:rPr>
                  <w:rFonts w:ascii="Arial" w:hAnsi="Arial" w:cs="Arial"/>
                  <w:sz w:val="20"/>
                </w:rPr>
                <w:t>https://ers.cr.usgs.gov/login/</w:t>
              </w:r>
              <w:r>
                <w:rPr>
                  <w:rFonts w:ascii="Arial" w:hAnsi="Arial" w:cs="Arial"/>
                  <w:sz w:val="20"/>
                </w:rPr>
                <w:fldChar w:fldCharType="end"/>
              </w:r>
            </w:ins>
          </w:p>
          <w:p w14:paraId="0474555B" w14:textId="77777777" w:rsidR="00D65F8B" w:rsidRPr="00650876" w:rsidRDefault="00D65F8B" w:rsidP="00D65F8B">
            <w:pPr>
              <w:ind w:left="773"/>
              <w:rPr>
                <w:ins w:id="154" w:author="ANDRES HUMBERTO OTALORA CARMONA" w:date="2024-02-08T06:57:00Z"/>
                <w:rFonts w:ascii="Arial" w:hAnsi="Arial" w:cs="Arial"/>
                <w:sz w:val="20"/>
              </w:rPr>
            </w:pPr>
            <w:ins w:id="155" w:author="ANDRES HUMBERTO OTALORA CARMONA" w:date="2024-02-08T06:57:00Z">
              <w:r>
                <w:fldChar w:fldCharType="begin"/>
              </w:r>
              <w:r>
                <w:instrText>HYPERLINK "https://www2.jpl.nasa.gov/srtm/"</w:instrText>
              </w:r>
              <w:r>
                <w:fldChar w:fldCharType="separate"/>
              </w:r>
              <w:r w:rsidRPr="00650876">
                <w:rPr>
                  <w:rFonts w:ascii="Arial" w:hAnsi="Arial" w:cs="Arial"/>
                  <w:sz w:val="20"/>
                </w:rPr>
                <w:t>https://www2.jpl.nasa.gov/srtm/</w:t>
              </w:r>
              <w:r>
                <w:rPr>
                  <w:rFonts w:ascii="Arial" w:hAnsi="Arial" w:cs="Arial"/>
                  <w:sz w:val="20"/>
                </w:rPr>
                <w:fldChar w:fldCharType="end"/>
              </w:r>
            </w:ins>
          </w:p>
          <w:p w14:paraId="7DFB35CF" w14:textId="77777777" w:rsidR="00D65F8B" w:rsidRPr="00650876" w:rsidRDefault="00D65F8B" w:rsidP="00D65F8B">
            <w:pPr>
              <w:ind w:left="773"/>
              <w:rPr>
                <w:ins w:id="156" w:author="ANDRES HUMBERTO OTALORA CARMONA" w:date="2024-02-08T06:57:00Z"/>
                <w:rFonts w:ascii="Arial" w:hAnsi="Arial" w:cs="Arial"/>
                <w:sz w:val="20"/>
              </w:rPr>
            </w:pPr>
            <w:ins w:id="157" w:author="ANDRES HUMBERTO OTALORA CARMONA" w:date="2024-02-08T06:57:00Z">
              <w:r>
                <w:fldChar w:fldCharType="begin"/>
              </w:r>
              <w:r>
                <w:instrText>HYPERLINK "http://metadatos.igac.gov.co/geonetwork/srv/spa/catalog.search" \l "/home"</w:instrText>
              </w:r>
              <w:r>
                <w:fldChar w:fldCharType="separate"/>
              </w:r>
              <w:r w:rsidRPr="00650876">
                <w:rPr>
                  <w:rFonts w:ascii="Arial" w:hAnsi="Arial" w:cs="Arial"/>
                  <w:sz w:val="20"/>
                </w:rPr>
                <w:t>http://metadatos.igac.gov.co/geonetwork/srv/spa/catalog.search#/home</w:t>
              </w:r>
              <w:r>
                <w:rPr>
                  <w:rFonts w:ascii="Arial" w:hAnsi="Arial" w:cs="Arial"/>
                  <w:sz w:val="20"/>
                </w:rPr>
                <w:fldChar w:fldCharType="end"/>
              </w:r>
            </w:ins>
          </w:p>
          <w:p w14:paraId="294C376B" w14:textId="77777777" w:rsidR="00D65F8B" w:rsidRPr="00650876" w:rsidRDefault="00D65F8B" w:rsidP="00D65F8B">
            <w:pPr>
              <w:ind w:left="773"/>
              <w:rPr>
                <w:ins w:id="158" w:author="ANDRES HUMBERTO OTALORA CARMONA" w:date="2024-02-08T06:57:00Z"/>
                <w:rFonts w:ascii="Arial" w:hAnsi="Arial" w:cs="Arial"/>
                <w:sz w:val="20"/>
              </w:rPr>
            </w:pPr>
            <w:ins w:id="159" w:author="ANDRES HUMBERTO OTALORA CARMONA" w:date="2024-02-08T06:57:00Z">
              <w:r>
                <w:fldChar w:fldCharType="begin"/>
              </w:r>
              <w:r>
                <w:instrText>HYPERLINK "https://earthdata.nasa.gov/"</w:instrText>
              </w:r>
              <w:r>
                <w:fldChar w:fldCharType="separate"/>
              </w:r>
              <w:r w:rsidRPr="00650876">
                <w:rPr>
                  <w:rFonts w:ascii="Arial" w:hAnsi="Arial" w:cs="Arial"/>
                  <w:sz w:val="20"/>
                </w:rPr>
                <w:t>https://earthdata.nasa.gov/</w:t>
              </w:r>
              <w:r>
                <w:rPr>
                  <w:rFonts w:ascii="Arial" w:hAnsi="Arial" w:cs="Arial"/>
                  <w:sz w:val="20"/>
                </w:rPr>
                <w:fldChar w:fldCharType="end"/>
              </w:r>
            </w:ins>
          </w:p>
          <w:p w14:paraId="6BF6C907" w14:textId="77777777" w:rsidR="00D65F8B" w:rsidRPr="00650876" w:rsidRDefault="00D65F8B" w:rsidP="00D65F8B">
            <w:pPr>
              <w:ind w:left="773"/>
              <w:rPr>
                <w:ins w:id="160" w:author="ANDRES HUMBERTO OTALORA CARMONA" w:date="2024-02-08T06:57:00Z"/>
                <w:rFonts w:ascii="Arial" w:hAnsi="Arial" w:cs="Arial"/>
                <w:sz w:val="20"/>
              </w:rPr>
            </w:pPr>
            <w:ins w:id="161" w:author="ANDRES HUMBERTO OTALORA CARMONA" w:date="2024-02-08T06:57:00Z">
              <w:r>
                <w:fldChar w:fldCharType="begin"/>
              </w:r>
              <w:r>
                <w:instrText>HYPERLINK "https://www.giss.nasa.gov/tools/panoply/"</w:instrText>
              </w:r>
              <w:r>
                <w:fldChar w:fldCharType="separate"/>
              </w:r>
              <w:r w:rsidRPr="00650876">
                <w:rPr>
                  <w:rFonts w:ascii="Arial" w:hAnsi="Arial" w:cs="Arial"/>
                  <w:sz w:val="20"/>
                </w:rPr>
                <w:t>https://www.giss.nasa.gov/tools/panoply/</w:t>
              </w:r>
              <w:r>
                <w:rPr>
                  <w:rFonts w:ascii="Arial" w:hAnsi="Arial" w:cs="Arial"/>
                  <w:sz w:val="20"/>
                </w:rPr>
                <w:fldChar w:fldCharType="end"/>
              </w:r>
            </w:ins>
          </w:p>
          <w:p w14:paraId="175E111A" w14:textId="758B047B" w:rsidR="00826E98" w:rsidRPr="00860A09" w:rsidRDefault="00D65F8B" w:rsidP="00D65F8B">
            <w:pPr>
              <w:rPr>
                <w:rFonts w:ascii="Arial" w:hAnsi="Arial" w:cs="Arial"/>
              </w:rPr>
            </w:pPr>
            <w:ins w:id="162" w:author="ANDRES HUMBERTO OTALORA CARMONA" w:date="2024-02-08T06:57:00Z">
              <w:r>
                <w:fldChar w:fldCharType="begin"/>
              </w:r>
              <w:r>
                <w:instrText>HYPERLINK "https://www.usgs.gov/"</w:instrText>
              </w:r>
              <w:r>
                <w:fldChar w:fldCharType="separate"/>
              </w:r>
              <w:r w:rsidRPr="00650876">
                <w:rPr>
                  <w:rFonts w:ascii="Arial" w:hAnsi="Arial" w:cs="Arial"/>
                  <w:sz w:val="20"/>
                </w:rPr>
                <w:t>https://www.usgs.gov/</w:t>
              </w:r>
              <w:r>
                <w:rPr>
                  <w:rFonts w:ascii="Arial" w:hAnsi="Arial" w:cs="Arial"/>
                  <w:sz w:val="20"/>
                </w:rPr>
                <w:fldChar w:fldCharType="end"/>
              </w:r>
            </w:ins>
          </w:p>
          <w:p w14:paraId="175E111C" w14:textId="77777777" w:rsidR="00826E98" w:rsidRPr="00860A09" w:rsidRDefault="00826E98" w:rsidP="00F835EB">
            <w:pPr>
              <w:rPr>
                <w:rFonts w:ascii="Arial" w:hAnsi="Arial" w:cs="Arial"/>
              </w:rPr>
            </w:pPr>
          </w:p>
          <w:p w14:paraId="175E111D" w14:textId="77777777" w:rsidR="00826E98" w:rsidRPr="00860A09" w:rsidRDefault="00826E98" w:rsidP="00F835EB">
            <w:pPr>
              <w:rPr>
                <w:rFonts w:ascii="Arial" w:hAnsi="Arial" w:cs="Arial"/>
              </w:rPr>
            </w:pPr>
          </w:p>
          <w:p w14:paraId="175E111E" w14:textId="77777777" w:rsidR="00826E98" w:rsidRPr="00860A09" w:rsidRDefault="00826E98" w:rsidP="00F835EB">
            <w:pPr>
              <w:rPr>
                <w:rFonts w:ascii="Arial" w:hAnsi="Arial" w:cs="Arial"/>
              </w:rPr>
            </w:pPr>
          </w:p>
        </w:tc>
      </w:tr>
    </w:tbl>
    <w:p w14:paraId="175E1120" w14:textId="77777777" w:rsidR="00826E98" w:rsidRPr="00860A09" w:rsidRDefault="00826E98" w:rsidP="00826E98">
      <w:pPr>
        <w:spacing w:after="0"/>
        <w:ind w:left="284"/>
        <w:rPr>
          <w:rFonts w:ascii="Arial" w:hAnsi="Arial" w:cs="Arial"/>
        </w:rPr>
      </w:pPr>
    </w:p>
    <w:p w14:paraId="175E1121" w14:textId="77777777" w:rsidR="00826E98" w:rsidRPr="00860A09" w:rsidRDefault="00657452" w:rsidP="004E2808">
      <w:pPr>
        <w:spacing w:after="0"/>
        <w:ind w:left="567" w:hanging="425"/>
        <w:rPr>
          <w:rFonts w:ascii="Arial" w:hAnsi="Arial" w:cs="Arial"/>
          <w:b/>
          <w:sz w:val="20"/>
          <w:szCs w:val="20"/>
        </w:rPr>
      </w:pPr>
      <w:r w:rsidRPr="00860A09">
        <w:rPr>
          <w:rFonts w:ascii="Arial" w:hAnsi="Arial" w:cs="Arial"/>
          <w:b/>
          <w:sz w:val="20"/>
          <w:szCs w:val="20"/>
        </w:rPr>
        <w:t xml:space="preserve">16.4 </w:t>
      </w:r>
      <w:r w:rsidR="00826E98" w:rsidRPr="00860A09">
        <w:rPr>
          <w:rFonts w:ascii="Arial" w:hAnsi="Arial" w:cs="Arial"/>
          <w:b/>
          <w:sz w:val="20"/>
          <w:szCs w:val="20"/>
        </w:rPr>
        <w:t>OTROS RECURSOS:</w:t>
      </w:r>
    </w:p>
    <w:tbl>
      <w:tblPr>
        <w:tblStyle w:val="TableGrid"/>
        <w:tblW w:w="0" w:type="auto"/>
        <w:tblInd w:w="108" w:type="dxa"/>
        <w:tblLook w:val="04A0" w:firstRow="1" w:lastRow="0" w:firstColumn="1" w:lastColumn="0" w:noHBand="0" w:noVBand="1"/>
      </w:tblPr>
      <w:tblGrid>
        <w:gridCol w:w="9856"/>
      </w:tblGrid>
      <w:tr w:rsidR="00826E98" w:rsidRPr="00860A09" w14:paraId="175E1128" w14:textId="77777777" w:rsidTr="00860A09">
        <w:tc>
          <w:tcPr>
            <w:tcW w:w="10065" w:type="dxa"/>
          </w:tcPr>
          <w:p w14:paraId="175E1122" w14:textId="77777777" w:rsidR="00826E98" w:rsidRPr="00860A09" w:rsidRDefault="00826E98" w:rsidP="00F835EB">
            <w:pPr>
              <w:rPr>
                <w:rFonts w:ascii="Arial" w:hAnsi="Arial" w:cs="Arial"/>
                <w:sz w:val="20"/>
                <w:szCs w:val="20"/>
              </w:rPr>
            </w:pPr>
          </w:p>
          <w:p w14:paraId="175E1123" w14:textId="77777777" w:rsidR="00826E98" w:rsidRPr="00860A09" w:rsidRDefault="00826E98" w:rsidP="00F835EB">
            <w:pPr>
              <w:rPr>
                <w:rFonts w:ascii="Arial" w:hAnsi="Arial" w:cs="Arial"/>
              </w:rPr>
            </w:pPr>
          </w:p>
          <w:p w14:paraId="175E1124" w14:textId="77777777" w:rsidR="00826E98" w:rsidRPr="00860A09" w:rsidRDefault="00826E98" w:rsidP="00F835EB">
            <w:pPr>
              <w:rPr>
                <w:rFonts w:ascii="Arial" w:hAnsi="Arial" w:cs="Arial"/>
              </w:rPr>
            </w:pPr>
          </w:p>
          <w:p w14:paraId="175E1127" w14:textId="77777777" w:rsidR="00826E98" w:rsidRPr="00860A09" w:rsidRDefault="00826E98" w:rsidP="00F835EB">
            <w:pPr>
              <w:rPr>
                <w:rFonts w:ascii="Arial" w:hAnsi="Arial" w:cs="Arial"/>
              </w:rPr>
            </w:pPr>
          </w:p>
        </w:tc>
      </w:tr>
    </w:tbl>
    <w:p w14:paraId="175E1129" w14:textId="05451A23" w:rsidR="00860A09" w:rsidRDefault="00860A09" w:rsidP="00860A09">
      <w:pPr>
        <w:pStyle w:val="ListParagraph"/>
        <w:spacing w:after="0"/>
        <w:ind w:left="426"/>
        <w:rPr>
          <w:rFonts w:ascii="Arial" w:hAnsi="Arial" w:cs="Arial"/>
          <w:b/>
          <w:sz w:val="20"/>
          <w:szCs w:val="20"/>
        </w:rPr>
      </w:pPr>
    </w:p>
    <w:p w14:paraId="4708611E" w14:textId="77777777" w:rsidR="00F84CA1" w:rsidRDefault="00F84CA1" w:rsidP="00860A09">
      <w:pPr>
        <w:pStyle w:val="ListParagraph"/>
        <w:spacing w:after="0"/>
        <w:ind w:left="426"/>
        <w:rPr>
          <w:rFonts w:ascii="Arial" w:hAnsi="Arial" w:cs="Arial"/>
          <w:b/>
          <w:sz w:val="20"/>
          <w:szCs w:val="20"/>
        </w:rPr>
      </w:pPr>
    </w:p>
    <w:p w14:paraId="175E112A" w14:textId="77777777" w:rsidR="00D855DB" w:rsidRPr="00860A09" w:rsidRDefault="002E1DC7" w:rsidP="00B34AA7">
      <w:pPr>
        <w:pStyle w:val="ListParagraph"/>
        <w:numPr>
          <w:ilvl w:val="0"/>
          <w:numId w:val="7"/>
        </w:numPr>
        <w:spacing w:after="0"/>
        <w:ind w:left="567" w:hanging="425"/>
        <w:rPr>
          <w:rFonts w:ascii="Arial" w:hAnsi="Arial" w:cs="Arial"/>
          <w:b/>
          <w:sz w:val="20"/>
          <w:szCs w:val="20"/>
        </w:rPr>
      </w:pPr>
      <w:r w:rsidRPr="00860A09">
        <w:rPr>
          <w:rFonts w:ascii="Arial" w:hAnsi="Arial" w:cs="Arial"/>
          <w:b/>
          <w:sz w:val="20"/>
          <w:szCs w:val="20"/>
        </w:rPr>
        <w:t>VIGENCIA Y MODIFICACIONES:</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4"/>
        <w:gridCol w:w="1947"/>
        <w:gridCol w:w="2080"/>
        <w:gridCol w:w="1816"/>
        <w:gridCol w:w="1779"/>
      </w:tblGrid>
      <w:tr w:rsidR="000B7566" w:rsidRPr="00860A09" w14:paraId="175E112F" w14:textId="77777777" w:rsidTr="00860A09">
        <w:tc>
          <w:tcPr>
            <w:tcW w:w="4181" w:type="dxa"/>
            <w:gridSpan w:val="2"/>
            <w:tcBorders>
              <w:top w:val="single" w:sz="4" w:space="0" w:color="auto"/>
              <w:left w:val="single" w:sz="4" w:space="0" w:color="auto"/>
              <w:bottom w:val="single" w:sz="4" w:space="0" w:color="auto"/>
              <w:right w:val="single" w:sz="4" w:space="0" w:color="auto"/>
            </w:tcBorders>
          </w:tcPr>
          <w:p w14:paraId="175E112B" w14:textId="77777777" w:rsidR="000B7566" w:rsidRPr="00860A09" w:rsidRDefault="000B7566" w:rsidP="00413F86">
            <w:pPr>
              <w:jc w:val="both"/>
              <w:rPr>
                <w:rFonts w:ascii="Arial" w:hAnsi="Arial" w:cs="Arial"/>
                <w:b/>
                <w:sz w:val="20"/>
                <w:szCs w:val="20"/>
              </w:rPr>
            </w:pPr>
            <w:r w:rsidRPr="00860A09">
              <w:rPr>
                <w:rFonts w:ascii="Arial" w:hAnsi="Arial" w:cs="Arial"/>
                <w:b/>
                <w:sz w:val="20"/>
                <w:szCs w:val="20"/>
              </w:rPr>
              <w:t>Contenidos vigentes desde</w:t>
            </w:r>
          </w:p>
        </w:tc>
        <w:tc>
          <w:tcPr>
            <w:tcW w:w="2080" w:type="dxa"/>
            <w:tcBorders>
              <w:top w:val="single" w:sz="4" w:space="0" w:color="auto"/>
              <w:left w:val="single" w:sz="4" w:space="0" w:color="auto"/>
              <w:bottom w:val="single" w:sz="4" w:space="0" w:color="auto"/>
              <w:right w:val="single" w:sz="4" w:space="0" w:color="auto"/>
            </w:tcBorders>
          </w:tcPr>
          <w:p w14:paraId="175E112C" w14:textId="77777777" w:rsidR="000B7566" w:rsidRPr="00860A09" w:rsidRDefault="000B7566" w:rsidP="00413F86">
            <w:pPr>
              <w:jc w:val="center"/>
              <w:rPr>
                <w:rFonts w:ascii="Arial" w:hAnsi="Arial" w:cs="Arial"/>
                <w:sz w:val="20"/>
                <w:szCs w:val="20"/>
              </w:rPr>
            </w:pPr>
          </w:p>
        </w:tc>
        <w:tc>
          <w:tcPr>
            <w:tcW w:w="1816" w:type="dxa"/>
            <w:tcBorders>
              <w:left w:val="single" w:sz="4" w:space="0" w:color="auto"/>
            </w:tcBorders>
          </w:tcPr>
          <w:p w14:paraId="175E112D" w14:textId="77777777" w:rsidR="000B7566" w:rsidRPr="00860A09" w:rsidRDefault="000B7566" w:rsidP="00413F86">
            <w:pPr>
              <w:jc w:val="both"/>
              <w:rPr>
                <w:rFonts w:ascii="Arial" w:hAnsi="Arial" w:cs="Arial"/>
                <w:b/>
                <w:sz w:val="20"/>
                <w:szCs w:val="20"/>
              </w:rPr>
            </w:pPr>
          </w:p>
        </w:tc>
        <w:tc>
          <w:tcPr>
            <w:tcW w:w="1779" w:type="dxa"/>
          </w:tcPr>
          <w:p w14:paraId="175E112E" w14:textId="77777777" w:rsidR="000B7566" w:rsidRPr="00860A09" w:rsidRDefault="000B7566" w:rsidP="00413F86">
            <w:pPr>
              <w:jc w:val="both"/>
              <w:rPr>
                <w:rFonts w:ascii="Arial" w:hAnsi="Arial" w:cs="Arial"/>
                <w:b/>
                <w:sz w:val="20"/>
                <w:szCs w:val="20"/>
              </w:rPr>
            </w:pPr>
          </w:p>
        </w:tc>
      </w:tr>
      <w:tr w:rsidR="000B7566" w:rsidRPr="00860A09" w14:paraId="175E1134" w14:textId="77777777" w:rsidTr="00860A09">
        <w:tc>
          <w:tcPr>
            <w:tcW w:w="4181" w:type="dxa"/>
            <w:gridSpan w:val="2"/>
            <w:tcBorders>
              <w:top w:val="single" w:sz="4" w:space="0" w:color="auto"/>
              <w:left w:val="single" w:sz="4" w:space="0" w:color="auto"/>
              <w:bottom w:val="single" w:sz="4" w:space="0" w:color="auto"/>
              <w:right w:val="single" w:sz="4" w:space="0" w:color="auto"/>
            </w:tcBorders>
          </w:tcPr>
          <w:p w14:paraId="175E1130" w14:textId="77777777" w:rsidR="000B7566" w:rsidRPr="00860A09" w:rsidRDefault="000B7566" w:rsidP="00413F86">
            <w:pPr>
              <w:jc w:val="both"/>
              <w:rPr>
                <w:rFonts w:ascii="Arial" w:hAnsi="Arial" w:cs="Arial"/>
                <w:b/>
                <w:sz w:val="20"/>
                <w:szCs w:val="20"/>
              </w:rPr>
            </w:pPr>
            <w:r w:rsidRPr="00860A09">
              <w:rPr>
                <w:rFonts w:ascii="Arial" w:hAnsi="Arial" w:cs="Arial"/>
                <w:b/>
                <w:sz w:val="20"/>
                <w:szCs w:val="20"/>
              </w:rPr>
              <w:t>Última fecha de actualización</w:t>
            </w:r>
          </w:p>
        </w:tc>
        <w:tc>
          <w:tcPr>
            <w:tcW w:w="2080" w:type="dxa"/>
            <w:tcBorders>
              <w:top w:val="single" w:sz="4" w:space="0" w:color="auto"/>
              <w:left w:val="single" w:sz="4" w:space="0" w:color="auto"/>
              <w:bottom w:val="single" w:sz="4" w:space="0" w:color="auto"/>
              <w:right w:val="single" w:sz="4" w:space="0" w:color="auto"/>
            </w:tcBorders>
          </w:tcPr>
          <w:p w14:paraId="175E1131" w14:textId="77777777" w:rsidR="000B7566" w:rsidRPr="00860A09" w:rsidRDefault="000B7566" w:rsidP="00413F86">
            <w:pPr>
              <w:jc w:val="center"/>
              <w:rPr>
                <w:rFonts w:ascii="Arial" w:hAnsi="Arial" w:cs="Arial"/>
                <w:sz w:val="20"/>
                <w:szCs w:val="20"/>
              </w:rPr>
            </w:pPr>
          </w:p>
        </w:tc>
        <w:tc>
          <w:tcPr>
            <w:tcW w:w="1816" w:type="dxa"/>
            <w:tcBorders>
              <w:left w:val="single" w:sz="4" w:space="0" w:color="auto"/>
            </w:tcBorders>
          </w:tcPr>
          <w:p w14:paraId="175E1132" w14:textId="77777777" w:rsidR="000B7566" w:rsidRPr="00860A09" w:rsidRDefault="000B7566" w:rsidP="00413F86">
            <w:pPr>
              <w:jc w:val="both"/>
              <w:rPr>
                <w:rFonts w:ascii="Arial" w:hAnsi="Arial" w:cs="Arial"/>
                <w:b/>
                <w:sz w:val="20"/>
                <w:szCs w:val="20"/>
              </w:rPr>
            </w:pPr>
          </w:p>
        </w:tc>
        <w:tc>
          <w:tcPr>
            <w:tcW w:w="1779" w:type="dxa"/>
          </w:tcPr>
          <w:p w14:paraId="175E1133" w14:textId="77777777" w:rsidR="000B7566" w:rsidRPr="00860A09" w:rsidRDefault="000B7566" w:rsidP="00413F86">
            <w:pPr>
              <w:jc w:val="both"/>
              <w:rPr>
                <w:rFonts w:ascii="Arial" w:hAnsi="Arial" w:cs="Arial"/>
                <w:b/>
                <w:sz w:val="20"/>
                <w:szCs w:val="20"/>
              </w:rPr>
            </w:pPr>
          </w:p>
        </w:tc>
      </w:tr>
      <w:tr w:rsidR="000B7566" w:rsidRPr="00860A09" w14:paraId="175E113A" w14:textId="77777777" w:rsidTr="00860A09">
        <w:tc>
          <w:tcPr>
            <w:tcW w:w="2234" w:type="dxa"/>
            <w:tcBorders>
              <w:top w:val="single" w:sz="4" w:space="0" w:color="auto"/>
            </w:tcBorders>
          </w:tcPr>
          <w:p w14:paraId="59AB6ED4" w14:textId="77777777" w:rsidR="000B7566" w:rsidRDefault="000B7566" w:rsidP="00413F86">
            <w:pPr>
              <w:jc w:val="both"/>
              <w:rPr>
                <w:rFonts w:ascii="Arial" w:hAnsi="Arial" w:cs="Arial"/>
                <w:b/>
                <w:sz w:val="20"/>
                <w:szCs w:val="20"/>
              </w:rPr>
            </w:pPr>
          </w:p>
          <w:p w14:paraId="502EDAB3" w14:textId="77777777" w:rsidR="00F84CA1" w:rsidRDefault="00F84CA1" w:rsidP="00413F86">
            <w:pPr>
              <w:jc w:val="both"/>
              <w:rPr>
                <w:rFonts w:ascii="Arial" w:hAnsi="Arial" w:cs="Arial"/>
                <w:b/>
                <w:sz w:val="20"/>
                <w:szCs w:val="20"/>
              </w:rPr>
            </w:pPr>
          </w:p>
          <w:p w14:paraId="175E1135" w14:textId="3088D294" w:rsidR="00F84CA1" w:rsidRPr="00860A09" w:rsidRDefault="00F84CA1" w:rsidP="00413F86">
            <w:pPr>
              <w:jc w:val="both"/>
              <w:rPr>
                <w:rFonts w:ascii="Arial" w:hAnsi="Arial" w:cs="Arial"/>
                <w:b/>
                <w:sz w:val="20"/>
                <w:szCs w:val="20"/>
              </w:rPr>
            </w:pPr>
          </w:p>
        </w:tc>
        <w:tc>
          <w:tcPr>
            <w:tcW w:w="1947" w:type="dxa"/>
            <w:tcBorders>
              <w:top w:val="single" w:sz="4" w:space="0" w:color="auto"/>
            </w:tcBorders>
          </w:tcPr>
          <w:p w14:paraId="175E1136" w14:textId="77777777" w:rsidR="000B7566" w:rsidRPr="00860A09" w:rsidRDefault="000B7566" w:rsidP="00413F86">
            <w:pPr>
              <w:jc w:val="both"/>
              <w:rPr>
                <w:rFonts w:ascii="Arial" w:hAnsi="Arial" w:cs="Arial"/>
                <w:b/>
                <w:sz w:val="20"/>
                <w:szCs w:val="20"/>
              </w:rPr>
            </w:pPr>
          </w:p>
        </w:tc>
        <w:tc>
          <w:tcPr>
            <w:tcW w:w="2080" w:type="dxa"/>
            <w:tcBorders>
              <w:top w:val="single" w:sz="4" w:space="0" w:color="auto"/>
            </w:tcBorders>
          </w:tcPr>
          <w:p w14:paraId="175E1137" w14:textId="77777777" w:rsidR="000B7566" w:rsidRPr="00860A09" w:rsidRDefault="000B7566" w:rsidP="00413F86">
            <w:pPr>
              <w:jc w:val="both"/>
              <w:rPr>
                <w:rFonts w:ascii="Arial" w:hAnsi="Arial" w:cs="Arial"/>
                <w:b/>
                <w:sz w:val="20"/>
                <w:szCs w:val="20"/>
              </w:rPr>
            </w:pPr>
          </w:p>
        </w:tc>
        <w:tc>
          <w:tcPr>
            <w:tcW w:w="1816" w:type="dxa"/>
          </w:tcPr>
          <w:p w14:paraId="175E1138" w14:textId="77777777" w:rsidR="000B7566" w:rsidRPr="00860A09" w:rsidRDefault="000B7566" w:rsidP="00413F86">
            <w:pPr>
              <w:jc w:val="both"/>
              <w:rPr>
                <w:rFonts w:ascii="Arial" w:hAnsi="Arial" w:cs="Arial"/>
                <w:b/>
                <w:sz w:val="20"/>
                <w:szCs w:val="20"/>
              </w:rPr>
            </w:pPr>
          </w:p>
        </w:tc>
        <w:tc>
          <w:tcPr>
            <w:tcW w:w="1779" w:type="dxa"/>
          </w:tcPr>
          <w:p w14:paraId="175E1139" w14:textId="77777777" w:rsidR="000B7566" w:rsidRPr="00860A09" w:rsidRDefault="000B7566" w:rsidP="00413F86">
            <w:pPr>
              <w:jc w:val="both"/>
              <w:rPr>
                <w:rFonts w:ascii="Arial" w:hAnsi="Arial" w:cs="Arial"/>
                <w:b/>
                <w:sz w:val="20"/>
                <w:szCs w:val="20"/>
              </w:rPr>
            </w:pPr>
          </w:p>
        </w:tc>
      </w:tr>
      <w:tr w:rsidR="000B7566" w:rsidRPr="00860A09" w14:paraId="175E1140" w14:textId="77777777" w:rsidTr="00860A09">
        <w:tc>
          <w:tcPr>
            <w:tcW w:w="2234" w:type="dxa"/>
          </w:tcPr>
          <w:p w14:paraId="175E113B" w14:textId="77777777" w:rsidR="000B7566" w:rsidRPr="00860A09" w:rsidRDefault="000B7566" w:rsidP="00413F86">
            <w:pPr>
              <w:jc w:val="both"/>
              <w:rPr>
                <w:rFonts w:ascii="Arial" w:hAnsi="Arial" w:cs="Arial"/>
                <w:b/>
                <w:sz w:val="20"/>
                <w:szCs w:val="20"/>
              </w:rPr>
            </w:pPr>
          </w:p>
        </w:tc>
        <w:tc>
          <w:tcPr>
            <w:tcW w:w="1947" w:type="dxa"/>
          </w:tcPr>
          <w:p w14:paraId="175E113C" w14:textId="77777777" w:rsidR="000B7566" w:rsidRPr="00860A09" w:rsidRDefault="000B7566" w:rsidP="00413F86">
            <w:pPr>
              <w:jc w:val="both"/>
              <w:rPr>
                <w:rFonts w:ascii="Arial" w:hAnsi="Arial" w:cs="Arial"/>
                <w:b/>
                <w:sz w:val="20"/>
                <w:szCs w:val="20"/>
              </w:rPr>
            </w:pPr>
          </w:p>
        </w:tc>
        <w:tc>
          <w:tcPr>
            <w:tcW w:w="2080" w:type="dxa"/>
          </w:tcPr>
          <w:p w14:paraId="175E113D" w14:textId="77777777" w:rsidR="000B7566" w:rsidRPr="00860A09" w:rsidRDefault="000B7566" w:rsidP="00413F86">
            <w:pPr>
              <w:jc w:val="both"/>
              <w:rPr>
                <w:rFonts w:ascii="Arial" w:hAnsi="Arial" w:cs="Arial"/>
                <w:b/>
                <w:sz w:val="20"/>
                <w:szCs w:val="20"/>
              </w:rPr>
            </w:pPr>
          </w:p>
        </w:tc>
        <w:tc>
          <w:tcPr>
            <w:tcW w:w="1816" w:type="dxa"/>
          </w:tcPr>
          <w:p w14:paraId="175E113E" w14:textId="77777777" w:rsidR="000B7566" w:rsidRPr="00860A09" w:rsidRDefault="000B7566" w:rsidP="00413F86">
            <w:pPr>
              <w:jc w:val="both"/>
              <w:rPr>
                <w:rFonts w:ascii="Arial" w:hAnsi="Arial" w:cs="Arial"/>
                <w:b/>
                <w:sz w:val="20"/>
                <w:szCs w:val="20"/>
              </w:rPr>
            </w:pPr>
          </w:p>
        </w:tc>
        <w:tc>
          <w:tcPr>
            <w:tcW w:w="1779" w:type="dxa"/>
          </w:tcPr>
          <w:p w14:paraId="175E113F" w14:textId="77777777" w:rsidR="000B7566" w:rsidRPr="00860A09" w:rsidRDefault="000B7566" w:rsidP="00413F86">
            <w:pPr>
              <w:jc w:val="both"/>
              <w:rPr>
                <w:rFonts w:ascii="Arial" w:hAnsi="Arial" w:cs="Arial"/>
                <w:b/>
                <w:sz w:val="20"/>
                <w:szCs w:val="20"/>
              </w:rPr>
            </w:pPr>
          </w:p>
        </w:tc>
      </w:tr>
      <w:tr w:rsidR="000B7566" w:rsidRPr="00860A09" w14:paraId="175E1144" w14:textId="77777777" w:rsidTr="00860A09">
        <w:tc>
          <w:tcPr>
            <w:tcW w:w="2234" w:type="dxa"/>
          </w:tcPr>
          <w:p w14:paraId="175E1141" w14:textId="77777777" w:rsidR="000B7566" w:rsidRPr="00860A09" w:rsidRDefault="000B7566" w:rsidP="00413F86">
            <w:pPr>
              <w:jc w:val="both"/>
              <w:rPr>
                <w:rFonts w:ascii="Arial" w:hAnsi="Arial" w:cs="Arial"/>
                <w:b/>
                <w:sz w:val="20"/>
                <w:szCs w:val="20"/>
              </w:rPr>
            </w:pPr>
            <w:r w:rsidRPr="00860A09">
              <w:rPr>
                <w:rFonts w:ascii="Arial" w:hAnsi="Arial" w:cs="Arial"/>
                <w:b/>
                <w:sz w:val="20"/>
                <w:szCs w:val="20"/>
              </w:rPr>
              <w:t>APROBADO:</w:t>
            </w:r>
          </w:p>
        </w:tc>
        <w:tc>
          <w:tcPr>
            <w:tcW w:w="5843" w:type="dxa"/>
            <w:gridSpan w:val="3"/>
            <w:tcBorders>
              <w:bottom w:val="single" w:sz="4" w:space="0" w:color="auto"/>
            </w:tcBorders>
          </w:tcPr>
          <w:p w14:paraId="175E1142" w14:textId="58AED4BD" w:rsidR="000B7566" w:rsidRPr="00F84CA1" w:rsidRDefault="000B7566" w:rsidP="00413F86">
            <w:pPr>
              <w:jc w:val="center"/>
              <w:rPr>
                <w:rFonts w:ascii="Arial" w:hAnsi="Arial" w:cs="Arial"/>
                <w:color w:val="006600"/>
                <w:sz w:val="20"/>
                <w:szCs w:val="20"/>
              </w:rPr>
            </w:pPr>
            <w:r w:rsidRPr="00F84CA1">
              <w:rPr>
                <w:rFonts w:ascii="Arial" w:hAnsi="Arial" w:cs="Arial"/>
                <w:color w:val="006600"/>
                <w:sz w:val="20"/>
                <w:szCs w:val="20"/>
              </w:rPr>
              <w:t>(</w:t>
            </w:r>
            <w:r w:rsidR="0073237E" w:rsidRPr="00F84CA1">
              <w:rPr>
                <w:rFonts w:ascii="Arial" w:hAnsi="Arial" w:cs="Arial"/>
                <w:color w:val="006600"/>
                <w:sz w:val="20"/>
                <w:szCs w:val="20"/>
              </w:rPr>
              <w:t>Nombre</w:t>
            </w:r>
            <w:r w:rsidRPr="00F84CA1">
              <w:rPr>
                <w:rFonts w:ascii="Arial" w:hAnsi="Arial" w:cs="Arial"/>
                <w:color w:val="006600"/>
                <w:sz w:val="20"/>
                <w:szCs w:val="20"/>
              </w:rPr>
              <w:t xml:space="preserve"> </w:t>
            </w:r>
            <w:r w:rsidR="00D35F45" w:rsidRPr="00F84CA1">
              <w:rPr>
                <w:rFonts w:ascii="Arial" w:hAnsi="Arial" w:cs="Arial"/>
                <w:color w:val="006600"/>
                <w:sz w:val="20"/>
                <w:szCs w:val="20"/>
              </w:rPr>
              <w:t>del</w:t>
            </w:r>
            <w:r w:rsidRPr="00F84CA1">
              <w:rPr>
                <w:rFonts w:ascii="Arial" w:hAnsi="Arial" w:cs="Arial"/>
                <w:color w:val="006600"/>
                <w:sz w:val="20"/>
                <w:szCs w:val="20"/>
              </w:rPr>
              <w:t xml:space="preserve"> </w:t>
            </w:r>
            <w:proofErr w:type="gramStart"/>
            <w:r w:rsidRPr="00F84CA1">
              <w:rPr>
                <w:rFonts w:ascii="Arial" w:hAnsi="Arial" w:cs="Arial"/>
                <w:color w:val="006600"/>
                <w:sz w:val="20"/>
                <w:szCs w:val="20"/>
              </w:rPr>
              <w:t>Director</w:t>
            </w:r>
            <w:proofErr w:type="gramEnd"/>
            <w:r w:rsidRPr="00F84CA1">
              <w:rPr>
                <w:rFonts w:ascii="Arial" w:hAnsi="Arial" w:cs="Arial"/>
                <w:color w:val="006600"/>
                <w:sz w:val="20"/>
                <w:szCs w:val="20"/>
              </w:rPr>
              <w:t xml:space="preserve"> de </w:t>
            </w:r>
            <w:r w:rsidR="00D35F45" w:rsidRPr="00F84CA1">
              <w:rPr>
                <w:rFonts w:ascii="Arial" w:hAnsi="Arial" w:cs="Arial"/>
                <w:color w:val="006600"/>
                <w:sz w:val="20"/>
                <w:szCs w:val="20"/>
              </w:rPr>
              <w:t>Centro de Estudios</w:t>
            </w:r>
            <w:r w:rsidRPr="00F84CA1">
              <w:rPr>
                <w:rFonts w:ascii="Arial" w:hAnsi="Arial" w:cs="Arial"/>
                <w:color w:val="006600"/>
                <w:sz w:val="20"/>
                <w:szCs w:val="20"/>
              </w:rPr>
              <w:t>)</w:t>
            </w:r>
          </w:p>
        </w:tc>
        <w:tc>
          <w:tcPr>
            <w:tcW w:w="1779" w:type="dxa"/>
          </w:tcPr>
          <w:p w14:paraId="175E1143" w14:textId="77777777" w:rsidR="000B7566" w:rsidRPr="00860A09" w:rsidRDefault="000B7566" w:rsidP="00413F86">
            <w:pPr>
              <w:jc w:val="both"/>
              <w:rPr>
                <w:rFonts w:ascii="Arial" w:hAnsi="Arial" w:cs="Arial"/>
                <w:b/>
                <w:sz w:val="20"/>
                <w:szCs w:val="20"/>
              </w:rPr>
            </w:pPr>
          </w:p>
        </w:tc>
      </w:tr>
      <w:tr w:rsidR="000B7566" w:rsidRPr="00860A09" w14:paraId="175E114A" w14:textId="77777777" w:rsidTr="00860A09">
        <w:trPr>
          <w:trHeight w:val="555"/>
        </w:trPr>
        <w:tc>
          <w:tcPr>
            <w:tcW w:w="2234" w:type="dxa"/>
          </w:tcPr>
          <w:p w14:paraId="175E1145" w14:textId="77777777" w:rsidR="000B7566" w:rsidRPr="00860A09" w:rsidRDefault="000B7566" w:rsidP="00413F86">
            <w:pPr>
              <w:jc w:val="both"/>
              <w:rPr>
                <w:rFonts w:ascii="Arial" w:hAnsi="Arial" w:cs="Arial"/>
                <w:b/>
                <w:sz w:val="20"/>
                <w:szCs w:val="20"/>
              </w:rPr>
            </w:pPr>
          </w:p>
        </w:tc>
        <w:tc>
          <w:tcPr>
            <w:tcW w:w="1947" w:type="dxa"/>
            <w:tcBorders>
              <w:top w:val="single" w:sz="4" w:space="0" w:color="auto"/>
            </w:tcBorders>
          </w:tcPr>
          <w:p w14:paraId="175E1146" w14:textId="77777777" w:rsidR="000B7566" w:rsidRPr="00860A09" w:rsidRDefault="000B7566" w:rsidP="00413F86">
            <w:pPr>
              <w:jc w:val="both"/>
              <w:rPr>
                <w:rFonts w:ascii="Arial" w:hAnsi="Arial" w:cs="Arial"/>
                <w:b/>
                <w:sz w:val="20"/>
                <w:szCs w:val="20"/>
              </w:rPr>
            </w:pPr>
          </w:p>
        </w:tc>
        <w:tc>
          <w:tcPr>
            <w:tcW w:w="2080" w:type="dxa"/>
            <w:tcBorders>
              <w:top w:val="single" w:sz="4" w:space="0" w:color="auto"/>
            </w:tcBorders>
          </w:tcPr>
          <w:p w14:paraId="175E1147" w14:textId="77777777" w:rsidR="000B7566" w:rsidRPr="00860A09" w:rsidRDefault="000B7566" w:rsidP="00413F86">
            <w:pPr>
              <w:jc w:val="both"/>
              <w:rPr>
                <w:rFonts w:ascii="Arial" w:hAnsi="Arial" w:cs="Arial"/>
                <w:b/>
                <w:sz w:val="20"/>
                <w:szCs w:val="20"/>
              </w:rPr>
            </w:pPr>
          </w:p>
        </w:tc>
        <w:tc>
          <w:tcPr>
            <w:tcW w:w="1816" w:type="dxa"/>
            <w:tcBorders>
              <w:top w:val="single" w:sz="4" w:space="0" w:color="auto"/>
            </w:tcBorders>
          </w:tcPr>
          <w:p w14:paraId="175E1148" w14:textId="77777777" w:rsidR="000B7566" w:rsidRPr="00860A09" w:rsidRDefault="000B7566" w:rsidP="00413F86">
            <w:pPr>
              <w:jc w:val="both"/>
              <w:rPr>
                <w:rFonts w:ascii="Arial" w:hAnsi="Arial" w:cs="Arial"/>
                <w:b/>
                <w:sz w:val="20"/>
                <w:szCs w:val="20"/>
              </w:rPr>
            </w:pPr>
          </w:p>
        </w:tc>
        <w:tc>
          <w:tcPr>
            <w:tcW w:w="1779" w:type="dxa"/>
          </w:tcPr>
          <w:p w14:paraId="007910F1" w14:textId="77777777" w:rsidR="000B7566" w:rsidRDefault="000B7566" w:rsidP="00413F86">
            <w:pPr>
              <w:jc w:val="both"/>
              <w:rPr>
                <w:rFonts w:ascii="Arial" w:hAnsi="Arial" w:cs="Arial"/>
                <w:b/>
                <w:sz w:val="20"/>
                <w:szCs w:val="20"/>
              </w:rPr>
            </w:pPr>
          </w:p>
          <w:p w14:paraId="67C4DCB6" w14:textId="77777777" w:rsidR="00F84CA1" w:rsidRDefault="00F84CA1" w:rsidP="00413F86">
            <w:pPr>
              <w:jc w:val="both"/>
              <w:rPr>
                <w:rFonts w:ascii="Arial" w:hAnsi="Arial" w:cs="Arial"/>
                <w:b/>
                <w:sz w:val="20"/>
                <w:szCs w:val="20"/>
              </w:rPr>
            </w:pPr>
          </w:p>
          <w:p w14:paraId="175E1149" w14:textId="3F8B8D9F" w:rsidR="00F84CA1" w:rsidRPr="00860A09" w:rsidRDefault="00F84CA1" w:rsidP="00413F86">
            <w:pPr>
              <w:jc w:val="both"/>
              <w:rPr>
                <w:rFonts w:ascii="Arial" w:hAnsi="Arial" w:cs="Arial"/>
                <w:b/>
                <w:sz w:val="20"/>
                <w:szCs w:val="20"/>
              </w:rPr>
            </w:pPr>
          </w:p>
        </w:tc>
      </w:tr>
      <w:tr w:rsidR="00530001" w:rsidRPr="00860A09" w14:paraId="175E1150" w14:textId="77777777" w:rsidTr="00860A09">
        <w:tc>
          <w:tcPr>
            <w:tcW w:w="2234" w:type="dxa"/>
          </w:tcPr>
          <w:p w14:paraId="175E114B" w14:textId="77777777" w:rsidR="00530001" w:rsidRPr="00860A09" w:rsidRDefault="00530001" w:rsidP="00413F86">
            <w:pPr>
              <w:jc w:val="both"/>
              <w:rPr>
                <w:rFonts w:ascii="Arial" w:hAnsi="Arial" w:cs="Arial"/>
                <w:b/>
                <w:sz w:val="20"/>
                <w:szCs w:val="20"/>
              </w:rPr>
            </w:pPr>
          </w:p>
        </w:tc>
        <w:tc>
          <w:tcPr>
            <w:tcW w:w="1947" w:type="dxa"/>
          </w:tcPr>
          <w:p w14:paraId="175E114C" w14:textId="77777777" w:rsidR="00530001" w:rsidRPr="00860A09" w:rsidRDefault="00530001" w:rsidP="00413F86">
            <w:pPr>
              <w:jc w:val="both"/>
              <w:rPr>
                <w:rFonts w:ascii="Arial" w:hAnsi="Arial" w:cs="Arial"/>
                <w:b/>
                <w:sz w:val="20"/>
                <w:szCs w:val="20"/>
              </w:rPr>
            </w:pPr>
          </w:p>
        </w:tc>
        <w:tc>
          <w:tcPr>
            <w:tcW w:w="2080" w:type="dxa"/>
          </w:tcPr>
          <w:p w14:paraId="175E114D" w14:textId="77777777" w:rsidR="00530001" w:rsidRPr="00860A09" w:rsidRDefault="00530001" w:rsidP="00413F86">
            <w:pPr>
              <w:jc w:val="both"/>
              <w:rPr>
                <w:rFonts w:ascii="Arial" w:hAnsi="Arial" w:cs="Arial"/>
                <w:b/>
                <w:sz w:val="20"/>
                <w:szCs w:val="20"/>
              </w:rPr>
            </w:pPr>
          </w:p>
        </w:tc>
        <w:tc>
          <w:tcPr>
            <w:tcW w:w="1816" w:type="dxa"/>
          </w:tcPr>
          <w:p w14:paraId="175E114E" w14:textId="77777777" w:rsidR="00530001" w:rsidRPr="00860A09" w:rsidRDefault="00530001" w:rsidP="00413F86">
            <w:pPr>
              <w:jc w:val="both"/>
              <w:rPr>
                <w:rFonts w:ascii="Arial" w:hAnsi="Arial" w:cs="Arial"/>
                <w:b/>
                <w:sz w:val="20"/>
                <w:szCs w:val="20"/>
              </w:rPr>
            </w:pPr>
          </w:p>
        </w:tc>
        <w:tc>
          <w:tcPr>
            <w:tcW w:w="1779" w:type="dxa"/>
          </w:tcPr>
          <w:p w14:paraId="175E114F" w14:textId="77777777" w:rsidR="00530001" w:rsidRPr="00860A09" w:rsidRDefault="00530001" w:rsidP="00413F86">
            <w:pPr>
              <w:jc w:val="both"/>
              <w:rPr>
                <w:rFonts w:ascii="Arial" w:hAnsi="Arial" w:cs="Arial"/>
                <w:b/>
                <w:sz w:val="20"/>
                <w:szCs w:val="20"/>
              </w:rPr>
            </w:pPr>
          </w:p>
        </w:tc>
      </w:tr>
      <w:tr w:rsidR="00530001" w:rsidRPr="00860A09" w14:paraId="175E1154" w14:textId="77777777" w:rsidTr="00860A09">
        <w:trPr>
          <w:trHeight w:val="218"/>
        </w:trPr>
        <w:tc>
          <w:tcPr>
            <w:tcW w:w="2234" w:type="dxa"/>
          </w:tcPr>
          <w:p w14:paraId="175E1151" w14:textId="77777777" w:rsidR="00530001" w:rsidRPr="00860A09" w:rsidRDefault="00530001" w:rsidP="00413F86">
            <w:pPr>
              <w:jc w:val="both"/>
              <w:rPr>
                <w:rFonts w:ascii="Arial" w:hAnsi="Arial" w:cs="Arial"/>
                <w:b/>
                <w:sz w:val="20"/>
                <w:szCs w:val="20"/>
              </w:rPr>
            </w:pPr>
            <w:r w:rsidRPr="00860A09">
              <w:rPr>
                <w:rFonts w:ascii="Arial" w:hAnsi="Arial" w:cs="Arial"/>
                <w:b/>
                <w:sz w:val="20"/>
                <w:szCs w:val="20"/>
              </w:rPr>
              <w:t>FIRMA:</w:t>
            </w:r>
          </w:p>
        </w:tc>
        <w:tc>
          <w:tcPr>
            <w:tcW w:w="5843" w:type="dxa"/>
            <w:gridSpan w:val="3"/>
            <w:tcBorders>
              <w:bottom w:val="single" w:sz="4" w:space="0" w:color="auto"/>
            </w:tcBorders>
          </w:tcPr>
          <w:p w14:paraId="175E1152" w14:textId="77777777" w:rsidR="00530001" w:rsidRPr="00860A09" w:rsidRDefault="00530001" w:rsidP="00413F86">
            <w:pPr>
              <w:jc w:val="both"/>
              <w:rPr>
                <w:rFonts w:ascii="Arial" w:hAnsi="Arial" w:cs="Arial"/>
                <w:b/>
                <w:sz w:val="20"/>
                <w:szCs w:val="20"/>
              </w:rPr>
            </w:pPr>
          </w:p>
        </w:tc>
        <w:tc>
          <w:tcPr>
            <w:tcW w:w="1779" w:type="dxa"/>
          </w:tcPr>
          <w:p w14:paraId="175E1153" w14:textId="77777777" w:rsidR="00530001" w:rsidRPr="00860A09" w:rsidRDefault="00530001" w:rsidP="00413F86">
            <w:pPr>
              <w:jc w:val="both"/>
              <w:rPr>
                <w:rFonts w:ascii="Arial" w:hAnsi="Arial" w:cs="Arial"/>
                <w:b/>
                <w:sz w:val="20"/>
                <w:szCs w:val="20"/>
              </w:rPr>
            </w:pPr>
          </w:p>
        </w:tc>
      </w:tr>
      <w:tr w:rsidR="004A49DD" w:rsidRPr="00860A09" w14:paraId="514F8E3D" w14:textId="77777777" w:rsidTr="00782C55">
        <w:trPr>
          <w:gridAfter w:val="1"/>
          <w:wAfter w:w="1779" w:type="dxa"/>
        </w:trPr>
        <w:tc>
          <w:tcPr>
            <w:tcW w:w="2234" w:type="dxa"/>
          </w:tcPr>
          <w:p w14:paraId="330DA4AF" w14:textId="77777777" w:rsidR="00F84CA1" w:rsidRDefault="00F84CA1" w:rsidP="00782C55">
            <w:pPr>
              <w:jc w:val="both"/>
              <w:rPr>
                <w:rFonts w:ascii="Arial" w:hAnsi="Arial" w:cs="Arial"/>
                <w:b/>
                <w:sz w:val="20"/>
                <w:szCs w:val="20"/>
              </w:rPr>
            </w:pPr>
          </w:p>
          <w:p w14:paraId="471E73DF" w14:textId="77777777" w:rsidR="00F84CA1" w:rsidRDefault="00F84CA1" w:rsidP="00782C55">
            <w:pPr>
              <w:jc w:val="both"/>
              <w:rPr>
                <w:rFonts w:ascii="Arial" w:hAnsi="Arial" w:cs="Arial"/>
                <w:b/>
                <w:sz w:val="20"/>
                <w:szCs w:val="20"/>
              </w:rPr>
            </w:pPr>
          </w:p>
          <w:p w14:paraId="78E6303A" w14:textId="36DFA2BD" w:rsidR="00F84CA1" w:rsidRDefault="00F84CA1" w:rsidP="00782C55">
            <w:pPr>
              <w:jc w:val="both"/>
              <w:rPr>
                <w:rFonts w:ascii="Arial" w:hAnsi="Arial" w:cs="Arial"/>
                <w:b/>
                <w:sz w:val="20"/>
                <w:szCs w:val="20"/>
              </w:rPr>
            </w:pPr>
          </w:p>
          <w:p w14:paraId="3C72EC6D" w14:textId="77777777" w:rsidR="004B2550" w:rsidRDefault="004B2550" w:rsidP="00782C55">
            <w:pPr>
              <w:jc w:val="both"/>
              <w:rPr>
                <w:rFonts w:ascii="Arial" w:hAnsi="Arial" w:cs="Arial"/>
                <w:b/>
                <w:sz w:val="20"/>
                <w:szCs w:val="20"/>
              </w:rPr>
            </w:pPr>
          </w:p>
          <w:p w14:paraId="2200C0DE" w14:textId="76501297" w:rsidR="004A49DD" w:rsidRPr="00860A09" w:rsidRDefault="004A49DD" w:rsidP="00782C55">
            <w:pPr>
              <w:jc w:val="both"/>
              <w:rPr>
                <w:rFonts w:ascii="Arial" w:hAnsi="Arial" w:cs="Arial"/>
                <w:b/>
                <w:sz w:val="20"/>
                <w:szCs w:val="20"/>
              </w:rPr>
            </w:pPr>
            <w:r w:rsidRPr="00860A09">
              <w:rPr>
                <w:rFonts w:ascii="Arial" w:hAnsi="Arial" w:cs="Arial"/>
                <w:b/>
                <w:sz w:val="20"/>
                <w:szCs w:val="20"/>
              </w:rPr>
              <w:t>APROBADO:</w:t>
            </w:r>
          </w:p>
        </w:tc>
        <w:tc>
          <w:tcPr>
            <w:tcW w:w="5843" w:type="dxa"/>
            <w:gridSpan w:val="3"/>
            <w:tcBorders>
              <w:bottom w:val="single" w:sz="4" w:space="0" w:color="auto"/>
            </w:tcBorders>
          </w:tcPr>
          <w:p w14:paraId="5481F92E" w14:textId="06541028" w:rsidR="00F84CA1" w:rsidRDefault="00F84CA1" w:rsidP="00782C55">
            <w:pPr>
              <w:jc w:val="center"/>
              <w:rPr>
                <w:rFonts w:ascii="Arial" w:hAnsi="Arial" w:cs="Arial"/>
                <w:sz w:val="20"/>
                <w:szCs w:val="20"/>
              </w:rPr>
            </w:pPr>
          </w:p>
          <w:p w14:paraId="7890F54B" w14:textId="568DB190" w:rsidR="00F84CA1" w:rsidRDefault="00F84CA1" w:rsidP="00782C55">
            <w:pPr>
              <w:jc w:val="center"/>
              <w:rPr>
                <w:rFonts w:ascii="Arial" w:hAnsi="Arial" w:cs="Arial"/>
                <w:sz w:val="20"/>
                <w:szCs w:val="20"/>
              </w:rPr>
            </w:pPr>
          </w:p>
          <w:p w14:paraId="14E1D587" w14:textId="77777777" w:rsidR="004B2550" w:rsidRDefault="004B2550" w:rsidP="00782C55">
            <w:pPr>
              <w:jc w:val="center"/>
              <w:rPr>
                <w:rFonts w:ascii="Arial" w:hAnsi="Arial" w:cs="Arial"/>
                <w:sz w:val="20"/>
                <w:szCs w:val="20"/>
              </w:rPr>
            </w:pPr>
          </w:p>
          <w:p w14:paraId="034D0EBE" w14:textId="77777777" w:rsidR="00F84CA1" w:rsidRDefault="00F84CA1" w:rsidP="00782C55">
            <w:pPr>
              <w:jc w:val="center"/>
              <w:rPr>
                <w:rFonts w:ascii="Arial" w:hAnsi="Arial" w:cs="Arial"/>
                <w:sz w:val="20"/>
                <w:szCs w:val="20"/>
              </w:rPr>
            </w:pPr>
          </w:p>
          <w:p w14:paraId="11F3CEC1" w14:textId="6C1F2EA3" w:rsidR="004A49DD" w:rsidRPr="00860A09" w:rsidRDefault="004A49DD" w:rsidP="00782C55">
            <w:pPr>
              <w:jc w:val="center"/>
              <w:rPr>
                <w:rFonts w:ascii="Arial" w:hAnsi="Arial" w:cs="Arial"/>
                <w:sz w:val="20"/>
                <w:szCs w:val="20"/>
              </w:rPr>
            </w:pPr>
            <w:r w:rsidRPr="00F84CA1">
              <w:rPr>
                <w:rFonts w:ascii="Arial" w:hAnsi="Arial" w:cs="Arial"/>
                <w:color w:val="006600"/>
                <w:sz w:val="20"/>
                <w:szCs w:val="20"/>
              </w:rPr>
              <w:t xml:space="preserve">(Nombre del Decano o </w:t>
            </w:r>
            <w:proofErr w:type="gramStart"/>
            <w:r w:rsidRPr="00F84CA1">
              <w:rPr>
                <w:rFonts w:ascii="Arial" w:hAnsi="Arial" w:cs="Arial"/>
                <w:color w:val="006600"/>
                <w:sz w:val="20"/>
                <w:szCs w:val="20"/>
              </w:rPr>
              <w:t>Director</w:t>
            </w:r>
            <w:proofErr w:type="gramEnd"/>
            <w:r w:rsidRPr="00F84CA1">
              <w:rPr>
                <w:rFonts w:ascii="Arial" w:hAnsi="Arial" w:cs="Arial"/>
                <w:color w:val="006600"/>
                <w:sz w:val="20"/>
                <w:szCs w:val="20"/>
              </w:rPr>
              <w:t xml:space="preserve"> de Departamento)</w:t>
            </w:r>
          </w:p>
        </w:tc>
      </w:tr>
      <w:tr w:rsidR="004A49DD" w:rsidRPr="00860A09" w14:paraId="29E185CD" w14:textId="77777777" w:rsidTr="00782C55">
        <w:trPr>
          <w:gridAfter w:val="1"/>
          <w:wAfter w:w="1779" w:type="dxa"/>
          <w:trHeight w:val="555"/>
        </w:trPr>
        <w:tc>
          <w:tcPr>
            <w:tcW w:w="2234" w:type="dxa"/>
          </w:tcPr>
          <w:p w14:paraId="7410A8FA" w14:textId="77777777" w:rsidR="004A49DD" w:rsidRPr="00860A09" w:rsidRDefault="004A49DD" w:rsidP="00782C55">
            <w:pPr>
              <w:jc w:val="both"/>
              <w:rPr>
                <w:rFonts w:ascii="Arial" w:hAnsi="Arial" w:cs="Arial"/>
                <w:b/>
                <w:sz w:val="20"/>
                <w:szCs w:val="20"/>
              </w:rPr>
            </w:pPr>
          </w:p>
        </w:tc>
        <w:tc>
          <w:tcPr>
            <w:tcW w:w="1947" w:type="dxa"/>
            <w:tcBorders>
              <w:top w:val="single" w:sz="4" w:space="0" w:color="auto"/>
            </w:tcBorders>
          </w:tcPr>
          <w:p w14:paraId="3E2F7176" w14:textId="77777777" w:rsidR="004A49DD" w:rsidRPr="00860A09" w:rsidRDefault="004A49DD" w:rsidP="00782C55">
            <w:pPr>
              <w:jc w:val="both"/>
              <w:rPr>
                <w:rFonts w:ascii="Arial" w:hAnsi="Arial" w:cs="Arial"/>
                <w:b/>
                <w:sz w:val="20"/>
                <w:szCs w:val="20"/>
              </w:rPr>
            </w:pPr>
          </w:p>
        </w:tc>
        <w:tc>
          <w:tcPr>
            <w:tcW w:w="2080" w:type="dxa"/>
            <w:tcBorders>
              <w:top w:val="single" w:sz="4" w:space="0" w:color="auto"/>
            </w:tcBorders>
          </w:tcPr>
          <w:p w14:paraId="3D209269" w14:textId="77777777" w:rsidR="004A49DD" w:rsidRPr="00860A09" w:rsidRDefault="004A49DD" w:rsidP="00782C55">
            <w:pPr>
              <w:jc w:val="both"/>
              <w:rPr>
                <w:rFonts w:ascii="Arial" w:hAnsi="Arial" w:cs="Arial"/>
                <w:b/>
                <w:sz w:val="20"/>
                <w:szCs w:val="20"/>
              </w:rPr>
            </w:pPr>
          </w:p>
        </w:tc>
        <w:tc>
          <w:tcPr>
            <w:tcW w:w="1816" w:type="dxa"/>
            <w:tcBorders>
              <w:top w:val="single" w:sz="4" w:space="0" w:color="auto"/>
            </w:tcBorders>
          </w:tcPr>
          <w:p w14:paraId="259D981E" w14:textId="77777777" w:rsidR="004A49DD" w:rsidRPr="00860A09" w:rsidRDefault="004A49DD" w:rsidP="00782C55">
            <w:pPr>
              <w:jc w:val="both"/>
              <w:rPr>
                <w:rFonts w:ascii="Arial" w:hAnsi="Arial" w:cs="Arial"/>
                <w:b/>
                <w:sz w:val="20"/>
                <w:szCs w:val="20"/>
              </w:rPr>
            </w:pPr>
          </w:p>
        </w:tc>
      </w:tr>
      <w:tr w:rsidR="004A49DD" w:rsidRPr="00860A09" w14:paraId="5C9D97A3" w14:textId="77777777" w:rsidTr="00782C55">
        <w:trPr>
          <w:gridAfter w:val="1"/>
          <w:wAfter w:w="1779" w:type="dxa"/>
        </w:trPr>
        <w:tc>
          <w:tcPr>
            <w:tcW w:w="2234" w:type="dxa"/>
          </w:tcPr>
          <w:p w14:paraId="4BD6C737" w14:textId="77777777" w:rsidR="004A49DD" w:rsidRPr="00860A09" w:rsidRDefault="004A49DD" w:rsidP="00782C55">
            <w:pPr>
              <w:jc w:val="both"/>
              <w:rPr>
                <w:rFonts w:ascii="Arial" w:hAnsi="Arial" w:cs="Arial"/>
                <w:b/>
                <w:sz w:val="20"/>
                <w:szCs w:val="20"/>
              </w:rPr>
            </w:pPr>
          </w:p>
        </w:tc>
        <w:tc>
          <w:tcPr>
            <w:tcW w:w="1947" w:type="dxa"/>
          </w:tcPr>
          <w:p w14:paraId="09A5563C" w14:textId="77777777" w:rsidR="004A49DD" w:rsidRPr="00860A09" w:rsidRDefault="004A49DD" w:rsidP="00782C55">
            <w:pPr>
              <w:jc w:val="both"/>
              <w:rPr>
                <w:rFonts w:ascii="Arial" w:hAnsi="Arial" w:cs="Arial"/>
                <w:b/>
                <w:sz w:val="20"/>
                <w:szCs w:val="20"/>
              </w:rPr>
            </w:pPr>
          </w:p>
        </w:tc>
        <w:tc>
          <w:tcPr>
            <w:tcW w:w="2080" w:type="dxa"/>
          </w:tcPr>
          <w:p w14:paraId="6826E302" w14:textId="77777777" w:rsidR="004A49DD" w:rsidRDefault="004A49DD" w:rsidP="00782C55">
            <w:pPr>
              <w:jc w:val="both"/>
              <w:rPr>
                <w:rFonts w:ascii="Arial" w:hAnsi="Arial" w:cs="Arial"/>
                <w:b/>
                <w:sz w:val="20"/>
                <w:szCs w:val="20"/>
              </w:rPr>
            </w:pPr>
          </w:p>
          <w:p w14:paraId="26E9F9B1" w14:textId="36C96B51" w:rsidR="004B2550" w:rsidRPr="00860A09" w:rsidRDefault="004B2550" w:rsidP="00782C55">
            <w:pPr>
              <w:jc w:val="both"/>
              <w:rPr>
                <w:rFonts w:ascii="Arial" w:hAnsi="Arial" w:cs="Arial"/>
                <w:b/>
                <w:sz w:val="20"/>
                <w:szCs w:val="20"/>
              </w:rPr>
            </w:pPr>
          </w:p>
        </w:tc>
        <w:tc>
          <w:tcPr>
            <w:tcW w:w="1816" w:type="dxa"/>
          </w:tcPr>
          <w:p w14:paraId="791CB01F" w14:textId="77777777" w:rsidR="004A49DD" w:rsidRPr="00860A09" w:rsidRDefault="004A49DD" w:rsidP="00782C55">
            <w:pPr>
              <w:jc w:val="both"/>
              <w:rPr>
                <w:rFonts w:ascii="Arial" w:hAnsi="Arial" w:cs="Arial"/>
                <w:b/>
                <w:sz w:val="20"/>
                <w:szCs w:val="20"/>
              </w:rPr>
            </w:pPr>
          </w:p>
        </w:tc>
      </w:tr>
      <w:tr w:rsidR="004A49DD" w:rsidRPr="00860A09" w14:paraId="66C034CD" w14:textId="77777777" w:rsidTr="00782C55">
        <w:trPr>
          <w:gridAfter w:val="1"/>
          <w:wAfter w:w="1779" w:type="dxa"/>
          <w:trHeight w:val="218"/>
        </w:trPr>
        <w:tc>
          <w:tcPr>
            <w:tcW w:w="2234" w:type="dxa"/>
          </w:tcPr>
          <w:p w14:paraId="24CF2427" w14:textId="77777777" w:rsidR="004A49DD" w:rsidRPr="00860A09" w:rsidRDefault="004A49DD" w:rsidP="00782C55">
            <w:pPr>
              <w:jc w:val="both"/>
              <w:rPr>
                <w:rFonts w:ascii="Arial" w:hAnsi="Arial" w:cs="Arial"/>
                <w:b/>
                <w:sz w:val="20"/>
                <w:szCs w:val="20"/>
              </w:rPr>
            </w:pPr>
            <w:r w:rsidRPr="00860A09">
              <w:rPr>
                <w:rFonts w:ascii="Arial" w:hAnsi="Arial" w:cs="Arial"/>
                <w:b/>
                <w:sz w:val="20"/>
                <w:szCs w:val="20"/>
              </w:rPr>
              <w:t>FIRMA:</w:t>
            </w:r>
          </w:p>
        </w:tc>
        <w:tc>
          <w:tcPr>
            <w:tcW w:w="5843" w:type="dxa"/>
            <w:gridSpan w:val="3"/>
            <w:tcBorders>
              <w:bottom w:val="single" w:sz="4" w:space="0" w:color="auto"/>
            </w:tcBorders>
          </w:tcPr>
          <w:p w14:paraId="39AAC123" w14:textId="77777777" w:rsidR="004A49DD" w:rsidRPr="00860A09" w:rsidRDefault="004A49DD" w:rsidP="00782C55">
            <w:pPr>
              <w:jc w:val="both"/>
              <w:rPr>
                <w:rFonts w:ascii="Arial" w:hAnsi="Arial" w:cs="Arial"/>
                <w:b/>
                <w:sz w:val="20"/>
                <w:szCs w:val="20"/>
              </w:rPr>
            </w:pPr>
          </w:p>
        </w:tc>
      </w:tr>
    </w:tbl>
    <w:p w14:paraId="175E1155" w14:textId="77777777" w:rsidR="001B3AA4" w:rsidRPr="00860A09" w:rsidRDefault="001B3AA4" w:rsidP="004B2550">
      <w:pPr>
        <w:spacing w:after="0" w:line="240" w:lineRule="auto"/>
        <w:rPr>
          <w:rFonts w:ascii="Arial" w:hAnsi="Arial" w:cs="Arial"/>
          <w:b/>
          <w:sz w:val="20"/>
          <w:szCs w:val="20"/>
        </w:rPr>
      </w:pPr>
    </w:p>
    <w:sectPr w:rsidR="001B3AA4" w:rsidRPr="00860A09" w:rsidSect="0067780D">
      <w:pgSz w:w="12242" w:h="15842" w:code="1"/>
      <w:pgMar w:top="1701" w:right="1134" w:bottom="1134" w:left="1134" w:header="567" w:footer="56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NDRES HUMBERTO OTALORA CARMONA" w:date="2024-02-08T06:31:00Z" w:initials="AO">
    <w:p w14:paraId="2855CBAF" w14:textId="77777777" w:rsidR="00782723" w:rsidRDefault="00782723" w:rsidP="00782723">
      <w:pPr>
        <w:pStyle w:val="CommentText"/>
      </w:pPr>
      <w:r>
        <w:rPr>
          <w:rStyle w:val="CommentReference"/>
        </w:rPr>
        <w:annotationRef/>
      </w:r>
      <w:r w:rsidRPr="0062693A">
        <w:t>Debe ser diligenciado por la decanatura de Ingeniería eléctrica</w:t>
      </w:r>
    </w:p>
  </w:comment>
  <w:comment w:id="42" w:author="ANDRES HUMBERTO OTALORA CARMONA" w:date="2024-02-09T18:24:00Z" w:initials="AO">
    <w:p w14:paraId="146BB6BD" w14:textId="77777777" w:rsidR="00DA47F0" w:rsidRDefault="00DA47F0" w:rsidP="00DA47F0">
      <w:pPr>
        <w:pStyle w:val="CommentText"/>
      </w:pPr>
      <w:r>
        <w:rPr>
          <w:rStyle w:val="CommentReference"/>
        </w:rPr>
        <w:annotationRef/>
      </w:r>
      <w:r>
        <w:t>Se recomienda que este capítulo esté enfocado en la generalidad y que no se especifique el programa AutoCAD si no simplemente CAD, así el programa de CAD que se utilice sea autoCAD.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855CBAF" w15:done="0"/>
  <w15:commentEx w15:paraId="146BB6B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5CEB7E19" w16cex:dateUtc="2024-02-08T11:31:00Z"/>
  <w16cex:commentExtensible w16cex:durableId="2A719B83" w16cex:dateUtc="2024-02-09T23: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855CBAF" w16cid:durableId="5CEB7E19"/>
  <w16cid:commentId w16cid:paraId="146BB6BD" w16cid:durableId="2A719B8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74A7C"/>
    <w:multiLevelType w:val="hybridMultilevel"/>
    <w:tmpl w:val="7FA2FE58"/>
    <w:lvl w:ilvl="0" w:tplc="584263DC">
      <w:start w:val="1"/>
      <w:numFmt w:val="decimal"/>
      <w:lvlText w:val="%1."/>
      <w:lvlJc w:val="left"/>
      <w:pPr>
        <w:ind w:left="502" w:hanging="360"/>
      </w:pPr>
      <w:rPr>
        <w:rFonts w:hint="default"/>
      </w:rPr>
    </w:lvl>
    <w:lvl w:ilvl="1" w:tplc="0C0A0019" w:tentative="1">
      <w:start w:val="1"/>
      <w:numFmt w:val="lowerLetter"/>
      <w:lvlText w:val="%2."/>
      <w:lvlJc w:val="left"/>
      <w:pPr>
        <w:ind w:left="1222" w:hanging="360"/>
      </w:pPr>
    </w:lvl>
    <w:lvl w:ilvl="2" w:tplc="0C0A001B" w:tentative="1">
      <w:start w:val="1"/>
      <w:numFmt w:val="lowerRoman"/>
      <w:lvlText w:val="%3."/>
      <w:lvlJc w:val="right"/>
      <w:pPr>
        <w:ind w:left="1942" w:hanging="180"/>
      </w:pPr>
    </w:lvl>
    <w:lvl w:ilvl="3" w:tplc="0C0A000F" w:tentative="1">
      <w:start w:val="1"/>
      <w:numFmt w:val="decimal"/>
      <w:lvlText w:val="%4."/>
      <w:lvlJc w:val="left"/>
      <w:pPr>
        <w:ind w:left="2662" w:hanging="360"/>
      </w:pPr>
    </w:lvl>
    <w:lvl w:ilvl="4" w:tplc="0C0A0019" w:tentative="1">
      <w:start w:val="1"/>
      <w:numFmt w:val="lowerLetter"/>
      <w:lvlText w:val="%5."/>
      <w:lvlJc w:val="left"/>
      <w:pPr>
        <w:ind w:left="3382" w:hanging="360"/>
      </w:pPr>
    </w:lvl>
    <w:lvl w:ilvl="5" w:tplc="0C0A001B" w:tentative="1">
      <w:start w:val="1"/>
      <w:numFmt w:val="lowerRoman"/>
      <w:lvlText w:val="%6."/>
      <w:lvlJc w:val="right"/>
      <w:pPr>
        <w:ind w:left="4102" w:hanging="180"/>
      </w:pPr>
    </w:lvl>
    <w:lvl w:ilvl="6" w:tplc="0C0A000F" w:tentative="1">
      <w:start w:val="1"/>
      <w:numFmt w:val="decimal"/>
      <w:lvlText w:val="%7."/>
      <w:lvlJc w:val="left"/>
      <w:pPr>
        <w:ind w:left="4822" w:hanging="360"/>
      </w:pPr>
    </w:lvl>
    <w:lvl w:ilvl="7" w:tplc="0C0A0019" w:tentative="1">
      <w:start w:val="1"/>
      <w:numFmt w:val="lowerLetter"/>
      <w:lvlText w:val="%8."/>
      <w:lvlJc w:val="left"/>
      <w:pPr>
        <w:ind w:left="5542" w:hanging="360"/>
      </w:pPr>
    </w:lvl>
    <w:lvl w:ilvl="8" w:tplc="0C0A001B" w:tentative="1">
      <w:start w:val="1"/>
      <w:numFmt w:val="lowerRoman"/>
      <w:lvlText w:val="%9."/>
      <w:lvlJc w:val="right"/>
      <w:pPr>
        <w:ind w:left="6262" w:hanging="180"/>
      </w:pPr>
    </w:lvl>
  </w:abstractNum>
  <w:abstractNum w:abstractNumId="1" w15:restartNumberingAfterBreak="0">
    <w:nsid w:val="0F7477CB"/>
    <w:multiLevelType w:val="hybridMultilevel"/>
    <w:tmpl w:val="024C9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8D3E39"/>
    <w:multiLevelType w:val="hybridMultilevel"/>
    <w:tmpl w:val="72E65C02"/>
    <w:lvl w:ilvl="0" w:tplc="A34E5AEC">
      <w:start w:val="1"/>
      <w:numFmt w:val="decimal"/>
      <w:lvlText w:val="%1."/>
      <w:lvlJc w:val="left"/>
      <w:pPr>
        <w:ind w:left="720" w:hanging="360"/>
      </w:pPr>
      <w:rPr>
        <w:rFonts w:asciiTheme="minorHAnsi" w:hAnsiTheme="minorHAnsi" w:cstheme="minorBidi" w:hint="default"/>
        <w:sz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34E402F"/>
    <w:multiLevelType w:val="hybridMultilevel"/>
    <w:tmpl w:val="22E4DD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4343D11"/>
    <w:multiLevelType w:val="hybridMultilevel"/>
    <w:tmpl w:val="DFA2C8CE"/>
    <w:lvl w:ilvl="0" w:tplc="584263DC">
      <w:start w:val="1"/>
      <w:numFmt w:val="decimal"/>
      <w:lvlText w:val="%1."/>
      <w:lvlJc w:val="left"/>
      <w:pPr>
        <w:ind w:left="502" w:hanging="360"/>
      </w:pPr>
      <w:rPr>
        <w:rFonts w:hint="default"/>
      </w:rPr>
    </w:lvl>
    <w:lvl w:ilvl="1" w:tplc="0C0A0019" w:tentative="1">
      <w:start w:val="1"/>
      <w:numFmt w:val="lowerLetter"/>
      <w:lvlText w:val="%2."/>
      <w:lvlJc w:val="left"/>
      <w:pPr>
        <w:ind w:left="1222" w:hanging="360"/>
      </w:pPr>
    </w:lvl>
    <w:lvl w:ilvl="2" w:tplc="0C0A001B" w:tentative="1">
      <w:start w:val="1"/>
      <w:numFmt w:val="lowerRoman"/>
      <w:lvlText w:val="%3."/>
      <w:lvlJc w:val="right"/>
      <w:pPr>
        <w:ind w:left="1942" w:hanging="180"/>
      </w:pPr>
    </w:lvl>
    <w:lvl w:ilvl="3" w:tplc="0C0A000F" w:tentative="1">
      <w:start w:val="1"/>
      <w:numFmt w:val="decimal"/>
      <w:lvlText w:val="%4."/>
      <w:lvlJc w:val="left"/>
      <w:pPr>
        <w:ind w:left="2662" w:hanging="360"/>
      </w:pPr>
    </w:lvl>
    <w:lvl w:ilvl="4" w:tplc="0C0A0019" w:tentative="1">
      <w:start w:val="1"/>
      <w:numFmt w:val="lowerLetter"/>
      <w:lvlText w:val="%5."/>
      <w:lvlJc w:val="left"/>
      <w:pPr>
        <w:ind w:left="3382" w:hanging="360"/>
      </w:pPr>
    </w:lvl>
    <w:lvl w:ilvl="5" w:tplc="0C0A001B" w:tentative="1">
      <w:start w:val="1"/>
      <w:numFmt w:val="lowerRoman"/>
      <w:lvlText w:val="%6."/>
      <w:lvlJc w:val="right"/>
      <w:pPr>
        <w:ind w:left="4102" w:hanging="180"/>
      </w:pPr>
    </w:lvl>
    <w:lvl w:ilvl="6" w:tplc="0C0A000F" w:tentative="1">
      <w:start w:val="1"/>
      <w:numFmt w:val="decimal"/>
      <w:lvlText w:val="%7."/>
      <w:lvlJc w:val="left"/>
      <w:pPr>
        <w:ind w:left="4822" w:hanging="360"/>
      </w:pPr>
    </w:lvl>
    <w:lvl w:ilvl="7" w:tplc="0C0A0019" w:tentative="1">
      <w:start w:val="1"/>
      <w:numFmt w:val="lowerLetter"/>
      <w:lvlText w:val="%8."/>
      <w:lvlJc w:val="left"/>
      <w:pPr>
        <w:ind w:left="5542" w:hanging="360"/>
      </w:pPr>
    </w:lvl>
    <w:lvl w:ilvl="8" w:tplc="0C0A001B" w:tentative="1">
      <w:start w:val="1"/>
      <w:numFmt w:val="lowerRoman"/>
      <w:lvlText w:val="%9."/>
      <w:lvlJc w:val="right"/>
      <w:pPr>
        <w:ind w:left="6262" w:hanging="180"/>
      </w:pPr>
    </w:lvl>
  </w:abstractNum>
  <w:abstractNum w:abstractNumId="5" w15:restartNumberingAfterBreak="0">
    <w:nsid w:val="1DC24566"/>
    <w:multiLevelType w:val="hybridMultilevel"/>
    <w:tmpl w:val="2B083EBE"/>
    <w:lvl w:ilvl="0" w:tplc="84DA34E4">
      <w:start w:val="1"/>
      <w:numFmt w:val="decimal"/>
      <w:lvlText w:val="%1."/>
      <w:lvlJc w:val="left"/>
      <w:pPr>
        <w:ind w:left="720" w:hanging="360"/>
      </w:pPr>
      <w:rPr>
        <w:rFonts w:asciiTheme="minorHAnsi" w:hAnsiTheme="minorHAnsi" w:cstheme="minorBidi" w:hint="default"/>
        <w:color w:val="008000"/>
        <w:sz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20EC38AF"/>
    <w:multiLevelType w:val="hybridMultilevel"/>
    <w:tmpl w:val="C172D274"/>
    <w:lvl w:ilvl="0" w:tplc="4C1EA61E">
      <w:start w:val="1"/>
      <w:numFmt w:val="bullet"/>
      <w:lvlText w:val="•"/>
      <w:lvlJc w:val="left"/>
      <w:pPr>
        <w:tabs>
          <w:tab w:val="num" w:pos="720"/>
        </w:tabs>
        <w:ind w:left="720" w:hanging="360"/>
      </w:pPr>
      <w:rPr>
        <w:rFonts w:ascii="Times New Roman" w:hAnsi="Times New Roman" w:hint="default"/>
      </w:rPr>
    </w:lvl>
    <w:lvl w:ilvl="1" w:tplc="76CC12AE" w:tentative="1">
      <w:start w:val="1"/>
      <w:numFmt w:val="bullet"/>
      <w:lvlText w:val="•"/>
      <w:lvlJc w:val="left"/>
      <w:pPr>
        <w:tabs>
          <w:tab w:val="num" w:pos="1440"/>
        </w:tabs>
        <w:ind w:left="1440" w:hanging="360"/>
      </w:pPr>
      <w:rPr>
        <w:rFonts w:ascii="Times New Roman" w:hAnsi="Times New Roman" w:hint="default"/>
      </w:rPr>
    </w:lvl>
    <w:lvl w:ilvl="2" w:tplc="0A9094C2" w:tentative="1">
      <w:start w:val="1"/>
      <w:numFmt w:val="bullet"/>
      <w:lvlText w:val="•"/>
      <w:lvlJc w:val="left"/>
      <w:pPr>
        <w:tabs>
          <w:tab w:val="num" w:pos="2160"/>
        </w:tabs>
        <w:ind w:left="2160" w:hanging="360"/>
      </w:pPr>
      <w:rPr>
        <w:rFonts w:ascii="Times New Roman" w:hAnsi="Times New Roman" w:hint="default"/>
      </w:rPr>
    </w:lvl>
    <w:lvl w:ilvl="3" w:tplc="7D1284D8" w:tentative="1">
      <w:start w:val="1"/>
      <w:numFmt w:val="bullet"/>
      <w:lvlText w:val="•"/>
      <w:lvlJc w:val="left"/>
      <w:pPr>
        <w:tabs>
          <w:tab w:val="num" w:pos="2880"/>
        </w:tabs>
        <w:ind w:left="2880" w:hanging="360"/>
      </w:pPr>
      <w:rPr>
        <w:rFonts w:ascii="Times New Roman" w:hAnsi="Times New Roman" w:hint="default"/>
      </w:rPr>
    </w:lvl>
    <w:lvl w:ilvl="4" w:tplc="B6F08678" w:tentative="1">
      <w:start w:val="1"/>
      <w:numFmt w:val="bullet"/>
      <w:lvlText w:val="•"/>
      <w:lvlJc w:val="left"/>
      <w:pPr>
        <w:tabs>
          <w:tab w:val="num" w:pos="3600"/>
        </w:tabs>
        <w:ind w:left="3600" w:hanging="360"/>
      </w:pPr>
      <w:rPr>
        <w:rFonts w:ascii="Times New Roman" w:hAnsi="Times New Roman" w:hint="default"/>
      </w:rPr>
    </w:lvl>
    <w:lvl w:ilvl="5" w:tplc="2C5C2974" w:tentative="1">
      <w:start w:val="1"/>
      <w:numFmt w:val="bullet"/>
      <w:lvlText w:val="•"/>
      <w:lvlJc w:val="left"/>
      <w:pPr>
        <w:tabs>
          <w:tab w:val="num" w:pos="4320"/>
        </w:tabs>
        <w:ind w:left="4320" w:hanging="360"/>
      </w:pPr>
      <w:rPr>
        <w:rFonts w:ascii="Times New Roman" w:hAnsi="Times New Roman" w:hint="default"/>
      </w:rPr>
    </w:lvl>
    <w:lvl w:ilvl="6" w:tplc="AE267EA8" w:tentative="1">
      <w:start w:val="1"/>
      <w:numFmt w:val="bullet"/>
      <w:lvlText w:val="•"/>
      <w:lvlJc w:val="left"/>
      <w:pPr>
        <w:tabs>
          <w:tab w:val="num" w:pos="5040"/>
        </w:tabs>
        <w:ind w:left="5040" w:hanging="360"/>
      </w:pPr>
      <w:rPr>
        <w:rFonts w:ascii="Times New Roman" w:hAnsi="Times New Roman" w:hint="default"/>
      </w:rPr>
    </w:lvl>
    <w:lvl w:ilvl="7" w:tplc="5F444D14" w:tentative="1">
      <w:start w:val="1"/>
      <w:numFmt w:val="bullet"/>
      <w:lvlText w:val="•"/>
      <w:lvlJc w:val="left"/>
      <w:pPr>
        <w:tabs>
          <w:tab w:val="num" w:pos="5760"/>
        </w:tabs>
        <w:ind w:left="5760" w:hanging="360"/>
      </w:pPr>
      <w:rPr>
        <w:rFonts w:ascii="Times New Roman" w:hAnsi="Times New Roman" w:hint="default"/>
      </w:rPr>
    </w:lvl>
    <w:lvl w:ilvl="8" w:tplc="64B013BA"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23DA0E37"/>
    <w:multiLevelType w:val="hybridMultilevel"/>
    <w:tmpl w:val="A5E85436"/>
    <w:lvl w:ilvl="0" w:tplc="CCB4BA2C">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3EB2C90"/>
    <w:multiLevelType w:val="hybridMultilevel"/>
    <w:tmpl w:val="BDE8F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710BB6"/>
    <w:multiLevelType w:val="hybridMultilevel"/>
    <w:tmpl w:val="C46E2870"/>
    <w:lvl w:ilvl="0" w:tplc="BBCE4FCE">
      <w:start w:val="1"/>
      <w:numFmt w:val="decimal"/>
      <w:lvlText w:val="%1."/>
      <w:lvlJc w:val="left"/>
      <w:pPr>
        <w:ind w:left="720" w:hanging="360"/>
      </w:pPr>
      <w:rPr>
        <w:rFonts w:eastAsia="Wingdings" w:hint="default"/>
        <w:color w:val="006600"/>
        <w:sz w:val="20"/>
        <w:szCs w:val="2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97F26F0"/>
    <w:multiLevelType w:val="hybridMultilevel"/>
    <w:tmpl w:val="00061E10"/>
    <w:lvl w:ilvl="0" w:tplc="B99652F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5823E7"/>
    <w:multiLevelType w:val="hybridMultilevel"/>
    <w:tmpl w:val="018002FC"/>
    <w:lvl w:ilvl="0" w:tplc="C8108AC8">
      <w:start w:val="1"/>
      <w:numFmt w:val="bullet"/>
      <w:lvlText w:val="•"/>
      <w:lvlJc w:val="left"/>
      <w:pPr>
        <w:tabs>
          <w:tab w:val="num" w:pos="720"/>
        </w:tabs>
        <w:ind w:left="720" w:hanging="360"/>
      </w:pPr>
      <w:rPr>
        <w:rFonts w:ascii="Times New Roman" w:hAnsi="Times New Roman" w:hint="default"/>
      </w:rPr>
    </w:lvl>
    <w:lvl w:ilvl="1" w:tplc="8D3007EE" w:tentative="1">
      <w:start w:val="1"/>
      <w:numFmt w:val="bullet"/>
      <w:lvlText w:val="•"/>
      <w:lvlJc w:val="left"/>
      <w:pPr>
        <w:tabs>
          <w:tab w:val="num" w:pos="1440"/>
        </w:tabs>
        <w:ind w:left="1440" w:hanging="360"/>
      </w:pPr>
      <w:rPr>
        <w:rFonts w:ascii="Times New Roman" w:hAnsi="Times New Roman" w:hint="default"/>
      </w:rPr>
    </w:lvl>
    <w:lvl w:ilvl="2" w:tplc="72548DF6" w:tentative="1">
      <w:start w:val="1"/>
      <w:numFmt w:val="bullet"/>
      <w:lvlText w:val="•"/>
      <w:lvlJc w:val="left"/>
      <w:pPr>
        <w:tabs>
          <w:tab w:val="num" w:pos="2160"/>
        </w:tabs>
        <w:ind w:left="2160" w:hanging="360"/>
      </w:pPr>
      <w:rPr>
        <w:rFonts w:ascii="Times New Roman" w:hAnsi="Times New Roman" w:hint="default"/>
      </w:rPr>
    </w:lvl>
    <w:lvl w:ilvl="3" w:tplc="9DDCA2C0" w:tentative="1">
      <w:start w:val="1"/>
      <w:numFmt w:val="bullet"/>
      <w:lvlText w:val="•"/>
      <w:lvlJc w:val="left"/>
      <w:pPr>
        <w:tabs>
          <w:tab w:val="num" w:pos="2880"/>
        </w:tabs>
        <w:ind w:left="2880" w:hanging="360"/>
      </w:pPr>
      <w:rPr>
        <w:rFonts w:ascii="Times New Roman" w:hAnsi="Times New Roman" w:hint="default"/>
      </w:rPr>
    </w:lvl>
    <w:lvl w:ilvl="4" w:tplc="075A7752" w:tentative="1">
      <w:start w:val="1"/>
      <w:numFmt w:val="bullet"/>
      <w:lvlText w:val="•"/>
      <w:lvlJc w:val="left"/>
      <w:pPr>
        <w:tabs>
          <w:tab w:val="num" w:pos="3600"/>
        </w:tabs>
        <w:ind w:left="3600" w:hanging="360"/>
      </w:pPr>
      <w:rPr>
        <w:rFonts w:ascii="Times New Roman" w:hAnsi="Times New Roman" w:hint="default"/>
      </w:rPr>
    </w:lvl>
    <w:lvl w:ilvl="5" w:tplc="0A7C726C" w:tentative="1">
      <w:start w:val="1"/>
      <w:numFmt w:val="bullet"/>
      <w:lvlText w:val="•"/>
      <w:lvlJc w:val="left"/>
      <w:pPr>
        <w:tabs>
          <w:tab w:val="num" w:pos="4320"/>
        </w:tabs>
        <w:ind w:left="4320" w:hanging="360"/>
      </w:pPr>
      <w:rPr>
        <w:rFonts w:ascii="Times New Roman" w:hAnsi="Times New Roman" w:hint="default"/>
      </w:rPr>
    </w:lvl>
    <w:lvl w:ilvl="6" w:tplc="3CF4C0C6" w:tentative="1">
      <w:start w:val="1"/>
      <w:numFmt w:val="bullet"/>
      <w:lvlText w:val="•"/>
      <w:lvlJc w:val="left"/>
      <w:pPr>
        <w:tabs>
          <w:tab w:val="num" w:pos="5040"/>
        </w:tabs>
        <w:ind w:left="5040" w:hanging="360"/>
      </w:pPr>
      <w:rPr>
        <w:rFonts w:ascii="Times New Roman" w:hAnsi="Times New Roman" w:hint="default"/>
      </w:rPr>
    </w:lvl>
    <w:lvl w:ilvl="7" w:tplc="02DAA488" w:tentative="1">
      <w:start w:val="1"/>
      <w:numFmt w:val="bullet"/>
      <w:lvlText w:val="•"/>
      <w:lvlJc w:val="left"/>
      <w:pPr>
        <w:tabs>
          <w:tab w:val="num" w:pos="5760"/>
        </w:tabs>
        <w:ind w:left="5760" w:hanging="360"/>
      </w:pPr>
      <w:rPr>
        <w:rFonts w:ascii="Times New Roman" w:hAnsi="Times New Roman" w:hint="default"/>
      </w:rPr>
    </w:lvl>
    <w:lvl w:ilvl="8" w:tplc="79C4C1FC"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2D3E537E"/>
    <w:multiLevelType w:val="hybridMultilevel"/>
    <w:tmpl w:val="DFA2C8CE"/>
    <w:lvl w:ilvl="0" w:tplc="584263DC">
      <w:start w:val="1"/>
      <w:numFmt w:val="decimal"/>
      <w:lvlText w:val="%1."/>
      <w:lvlJc w:val="left"/>
      <w:pPr>
        <w:ind w:left="502" w:hanging="360"/>
      </w:pPr>
      <w:rPr>
        <w:rFonts w:hint="default"/>
      </w:rPr>
    </w:lvl>
    <w:lvl w:ilvl="1" w:tplc="0C0A0019" w:tentative="1">
      <w:start w:val="1"/>
      <w:numFmt w:val="lowerLetter"/>
      <w:lvlText w:val="%2."/>
      <w:lvlJc w:val="left"/>
      <w:pPr>
        <w:ind w:left="1222" w:hanging="360"/>
      </w:pPr>
    </w:lvl>
    <w:lvl w:ilvl="2" w:tplc="0C0A001B" w:tentative="1">
      <w:start w:val="1"/>
      <w:numFmt w:val="lowerRoman"/>
      <w:lvlText w:val="%3."/>
      <w:lvlJc w:val="right"/>
      <w:pPr>
        <w:ind w:left="1942" w:hanging="180"/>
      </w:pPr>
    </w:lvl>
    <w:lvl w:ilvl="3" w:tplc="0C0A000F" w:tentative="1">
      <w:start w:val="1"/>
      <w:numFmt w:val="decimal"/>
      <w:lvlText w:val="%4."/>
      <w:lvlJc w:val="left"/>
      <w:pPr>
        <w:ind w:left="2662" w:hanging="360"/>
      </w:pPr>
    </w:lvl>
    <w:lvl w:ilvl="4" w:tplc="0C0A0019" w:tentative="1">
      <w:start w:val="1"/>
      <w:numFmt w:val="lowerLetter"/>
      <w:lvlText w:val="%5."/>
      <w:lvlJc w:val="left"/>
      <w:pPr>
        <w:ind w:left="3382" w:hanging="360"/>
      </w:pPr>
    </w:lvl>
    <w:lvl w:ilvl="5" w:tplc="0C0A001B" w:tentative="1">
      <w:start w:val="1"/>
      <w:numFmt w:val="lowerRoman"/>
      <w:lvlText w:val="%6."/>
      <w:lvlJc w:val="right"/>
      <w:pPr>
        <w:ind w:left="4102" w:hanging="180"/>
      </w:pPr>
    </w:lvl>
    <w:lvl w:ilvl="6" w:tplc="0C0A000F" w:tentative="1">
      <w:start w:val="1"/>
      <w:numFmt w:val="decimal"/>
      <w:lvlText w:val="%7."/>
      <w:lvlJc w:val="left"/>
      <w:pPr>
        <w:ind w:left="4822" w:hanging="360"/>
      </w:pPr>
    </w:lvl>
    <w:lvl w:ilvl="7" w:tplc="0C0A0019" w:tentative="1">
      <w:start w:val="1"/>
      <w:numFmt w:val="lowerLetter"/>
      <w:lvlText w:val="%8."/>
      <w:lvlJc w:val="left"/>
      <w:pPr>
        <w:ind w:left="5542" w:hanging="360"/>
      </w:pPr>
    </w:lvl>
    <w:lvl w:ilvl="8" w:tplc="0C0A001B" w:tentative="1">
      <w:start w:val="1"/>
      <w:numFmt w:val="lowerRoman"/>
      <w:lvlText w:val="%9."/>
      <w:lvlJc w:val="right"/>
      <w:pPr>
        <w:ind w:left="6262" w:hanging="180"/>
      </w:pPr>
    </w:lvl>
  </w:abstractNum>
  <w:abstractNum w:abstractNumId="13" w15:restartNumberingAfterBreak="0">
    <w:nsid w:val="2EF82290"/>
    <w:multiLevelType w:val="hybridMultilevel"/>
    <w:tmpl w:val="6E32168C"/>
    <w:lvl w:ilvl="0" w:tplc="B99652F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342127"/>
    <w:multiLevelType w:val="hybridMultilevel"/>
    <w:tmpl w:val="11A66B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412FD3"/>
    <w:multiLevelType w:val="hybridMultilevel"/>
    <w:tmpl w:val="CD1681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6CA2D8A"/>
    <w:multiLevelType w:val="hybridMultilevel"/>
    <w:tmpl w:val="53CE6BB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39E82A6E"/>
    <w:multiLevelType w:val="hybridMultilevel"/>
    <w:tmpl w:val="FDDC8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8E21C5"/>
    <w:multiLevelType w:val="hybridMultilevel"/>
    <w:tmpl w:val="5F582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F50173"/>
    <w:multiLevelType w:val="hybridMultilevel"/>
    <w:tmpl w:val="7FC048BC"/>
    <w:lvl w:ilvl="0" w:tplc="B99652F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426CDD"/>
    <w:multiLevelType w:val="hybridMultilevel"/>
    <w:tmpl w:val="3D80AE72"/>
    <w:lvl w:ilvl="0" w:tplc="B99652F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3915E1E"/>
    <w:multiLevelType w:val="hybridMultilevel"/>
    <w:tmpl w:val="162C0EE6"/>
    <w:lvl w:ilvl="0" w:tplc="240A000F">
      <w:start w:val="1"/>
      <w:numFmt w:val="decimal"/>
      <w:lvlText w:val="%1."/>
      <w:lvlJc w:val="left"/>
      <w:pPr>
        <w:ind w:left="644"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43F7294D"/>
    <w:multiLevelType w:val="hybridMultilevel"/>
    <w:tmpl w:val="41B07AAE"/>
    <w:lvl w:ilvl="0" w:tplc="694C164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5657BE8"/>
    <w:multiLevelType w:val="hybridMultilevel"/>
    <w:tmpl w:val="88862436"/>
    <w:lvl w:ilvl="0" w:tplc="B99652F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EDC1C80"/>
    <w:multiLevelType w:val="hybridMultilevel"/>
    <w:tmpl w:val="39AA80F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5" w15:restartNumberingAfterBreak="0">
    <w:nsid w:val="59096A89"/>
    <w:multiLevelType w:val="hybridMultilevel"/>
    <w:tmpl w:val="ABC2D758"/>
    <w:lvl w:ilvl="0" w:tplc="90883B20">
      <w:start w:val="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A3E3A8B"/>
    <w:multiLevelType w:val="hybridMultilevel"/>
    <w:tmpl w:val="34BA2A7A"/>
    <w:lvl w:ilvl="0" w:tplc="240A0003">
      <w:start w:val="1"/>
      <w:numFmt w:val="bullet"/>
      <w:lvlText w:val="o"/>
      <w:lvlJc w:val="left"/>
      <w:pPr>
        <w:ind w:left="360" w:hanging="360"/>
      </w:pPr>
      <w:rPr>
        <w:rFonts w:ascii="Courier New" w:hAnsi="Courier New" w:cs="Courier New"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5F6C7FEF"/>
    <w:multiLevelType w:val="hybridMultilevel"/>
    <w:tmpl w:val="36082DAE"/>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8" w15:restartNumberingAfterBreak="0">
    <w:nsid w:val="61A12416"/>
    <w:multiLevelType w:val="hybridMultilevel"/>
    <w:tmpl w:val="17405612"/>
    <w:lvl w:ilvl="0" w:tplc="0409000F">
      <w:start w:val="1"/>
      <w:numFmt w:val="decimal"/>
      <w:lvlText w:val="%1."/>
      <w:lvlJc w:val="left"/>
      <w:pPr>
        <w:ind w:left="1178" w:hanging="360"/>
      </w:pPr>
    </w:lvl>
    <w:lvl w:ilvl="1" w:tplc="04090019" w:tentative="1">
      <w:start w:val="1"/>
      <w:numFmt w:val="lowerLetter"/>
      <w:lvlText w:val="%2."/>
      <w:lvlJc w:val="left"/>
      <w:pPr>
        <w:ind w:left="1898" w:hanging="360"/>
      </w:pPr>
    </w:lvl>
    <w:lvl w:ilvl="2" w:tplc="0409001B" w:tentative="1">
      <w:start w:val="1"/>
      <w:numFmt w:val="lowerRoman"/>
      <w:lvlText w:val="%3."/>
      <w:lvlJc w:val="right"/>
      <w:pPr>
        <w:ind w:left="2618" w:hanging="180"/>
      </w:pPr>
    </w:lvl>
    <w:lvl w:ilvl="3" w:tplc="0409000F" w:tentative="1">
      <w:start w:val="1"/>
      <w:numFmt w:val="decimal"/>
      <w:lvlText w:val="%4."/>
      <w:lvlJc w:val="left"/>
      <w:pPr>
        <w:ind w:left="3338" w:hanging="360"/>
      </w:pPr>
    </w:lvl>
    <w:lvl w:ilvl="4" w:tplc="04090019" w:tentative="1">
      <w:start w:val="1"/>
      <w:numFmt w:val="lowerLetter"/>
      <w:lvlText w:val="%5."/>
      <w:lvlJc w:val="left"/>
      <w:pPr>
        <w:ind w:left="4058" w:hanging="360"/>
      </w:pPr>
    </w:lvl>
    <w:lvl w:ilvl="5" w:tplc="0409001B" w:tentative="1">
      <w:start w:val="1"/>
      <w:numFmt w:val="lowerRoman"/>
      <w:lvlText w:val="%6."/>
      <w:lvlJc w:val="right"/>
      <w:pPr>
        <w:ind w:left="4778" w:hanging="180"/>
      </w:pPr>
    </w:lvl>
    <w:lvl w:ilvl="6" w:tplc="0409000F" w:tentative="1">
      <w:start w:val="1"/>
      <w:numFmt w:val="decimal"/>
      <w:lvlText w:val="%7."/>
      <w:lvlJc w:val="left"/>
      <w:pPr>
        <w:ind w:left="5498" w:hanging="360"/>
      </w:pPr>
    </w:lvl>
    <w:lvl w:ilvl="7" w:tplc="04090019" w:tentative="1">
      <w:start w:val="1"/>
      <w:numFmt w:val="lowerLetter"/>
      <w:lvlText w:val="%8."/>
      <w:lvlJc w:val="left"/>
      <w:pPr>
        <w:ind w:left="6218" w:hanging="360"/>
      </w:pPr>
    </w:lvl>
    <w:lvl w:ilvl="8" w:tplc="0409001B" w:tentative="1">
      <w:start w:val="1"/>
      <w:numFmt w:val="lowerRoman"/>
      <w:lvlText w:val="%9."/>
      <w:lvlJc w:val="right"/>
      <w:pPr>
        <w:ind w:left="6938" w:hanging="180"/>
      </w:pPr>
    </w:lvl>
  </w:abstractNum>
  <w:abstractNum w:abstractNumId="29" w15:restartNumberingAfterBreak="0">
    <w:nsid w:val="642522BB"/>
    <w:multiLevelType w:val="hybridMultilevel"/>
    <w:tmpl w:val="33A48A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668E3263"/>
    <w:multiLevelType w:val="hybridMultilevel"/>
    <w:tmpl w:val="7BAE25CC"/>
    <w:lvl w:ilvl="0" w:tplc="B5948696">
      <w:start w:val="3"/>
      <w:numFmt w:val="bullet"/>
      <w:lvlText w:val="-"/>
      <w:lvlJc w:val="left"/>
      <w:pPr>
        <w:ind w:left="1178" w:hanging="360"/>
      </w:pPr>
      <w:rPr>
        <w:rFonts w:ascii="Arial" w:eastAsiaTheme="minorHAnsi" w:hAnsi="Arial" w:cs="Arial" w:hint="default"/>
        <w:b/>
      </w:rPr>
    </w:lvl>
    <w:lvl w:ilvl="1" w:tplc="04090003" w:tentative="1">
      <w:start w:val="1"/>
      <w:numFmt w:val="bullet"/>
      <w:lvlText w:val="o"/>
      <w:lvlJc w:val="left"/>
      <w:pPr>
        <w:ind w:left="1898" w:hanging="360"/>
      </w:pPr>
      <w:rPr>
        <w:rFonts w:ascii="Courier New" w:hAnsi="Courier New" w:cs="Courier New" w:hint="default"/>
      </w:rPr>
    </w:lvl>
    <w:lvl w:ilvl="2" w:tplc="04090005" w:tentative="1">
      <w:start w:val="1"/>
      <w:numFmt w:val="bullet"/>
      <w:lvlText w:val=""/>
      <w:lvlJc w:val="left"/>
      <w:pPr>
        <w:ind w:left="2618" w:hanging="360"/>
      </w:pPr>
      <w:rPr>
        <w:rFonts w:ascii="Wingdings" w:hAnsi="Wingdings" w:hint="default"/>
      </w:rPr>
    </w:lvl>
    <w:lvl w:ilvl="3" w:tplc="04090001" w:tentative="1">
      <w:start w:val="1"/>
      <w:numFmt w:val="bullet"/>
      <w:lvlText w:val=""/>
      <w:lvlJc w:val="left"/>
      <w:pPr>
        <w:ind w:left="3338" w:hanging="360"/>
      </w:pPr>
      <w:rPr>
        <w:rFonts w:ascii="Symbol" w:hAnsi="Symbol" w:hint="default"/>
      </w:rPr>
    </w:lvl>
    <w:lvl w:ilvl="4" w:tplc="04090003" w:tentative="1">
      <w:start w:val="1"/>
      <w:numFmt w:val="bullet"/>
      <w:lvlText w:val="o"/>
      <w:lvlJc w:val="left"/>
      <w:pPr>
        <w:ind w:left="4058" w:hanging="360"/>
      </w:pPr>
      <w:rPr>
        <w:rFonts w:ascii="Courier New" w:hAnsi="Courier New" w:cs="Courier New" w:hint="default"/>
      </w:rPr>
    </w:lvl>
    <w:lvl w:ilvl="5" w:tplc="04090005" w:tentative="1">
      <w:start w:val="1"/>
      <w:numFmt w:val="bullet"/>
      <w:lvlText w:val=""/>
      <w:lvlJc w:val="left"/>
      <w:pPr>
        <w:ind w:left="4778" w:hanging="360"/>
      </w:pPr>
      <w:rPr>
        <w:rFonts w:ascii="Wingdings" w:hAnsi="Wingdings" w:hint="default"/>
      </w:rPr>
    </w:lvl>
    <w:lvl w:ilvl="6" w:tplc="04090001" w:tentative="1">
      <w:start w:val="1"/>
      <w:numFmt w:val="bullet"/>
      <w:lvlText w:val=""/>
      <w:lvlJc w:val="left"/>
      <w:pPr>
        <w:ind w:left="5498" w:hanging="360"/>
      </w:pPr>
      <w:rPr>
        <w:rFonts w:ascii="Symbol" w:hAnsi="Symbol" w:hint="default"/>
      </w:rPr>
    </w:lvl>
    <w:lvl w:ilvl="7" w:tplc="04090003" w:tentative="1">
      <w:start w:val="1"/>
      <w:numFmt w:val="bullet"/>
      <w:lvlText w:val="o"/>
      <w:lvlJc w:val="left"/>
      <w:pPr>
        <w:ind w:left="6218" w:hanging="360"/>
      </w:pPr>
      <w:rPr>
        <w:rFonts w:ascii="Courier New" w:hAnsi="Courier New" w:cs="Courier New" w:hint="default"/>
      </w:rPr>
    </w:lvl>
    <w:lvl w:ilvl="8" w:tplc="04090005" w:tentative="1">
      <w:start w:val="1"/>
      <w:numFmt w:val="bullet"/>
      <w:lvlText w:val=""/>
      <w:lvlJc w:val="left"/>
      <w:pPr>
        <w:ind w:left="6938" w:hanging="360"/>
      </w:pPr>
      <w:rPr>
        <w:rFonts w:ascii="Wingdings" w:hAnsi="Wingdings" w:hint="default"/>
      </w:rPr>
    </w:lvl>
  </w:abstractNum>
  <w:abstractNum w:abstractNumId="31" w15:restartNumberingAfterBreak="0">
    <w:nsid w:val="698C5CC7"/>
    <w:multiLevelType w:val="hybridMultilevel"/>
    <w:tmpl w:val="2F66D958"/>
    <w:lvl w:ilvl="0" w:tplc="B99652F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C665891"/>
    <w:multiLevelType w:val="hybridMultilevel"/>
    <w:tmpl w:val="162C0EE6"/>
    <w:lvl w:ilvl="0" w:tplc="240A000F">
      <w:start w:val="1"/>
      <w:numFmt w:val="decimal"/>
      <w:lvlText w:val="%1."/>
      <w:lvlJc w:val="left"/>
      <w:pPr>
        <w:ind w:left="644"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6CAC516B"/>
    <w:multiLevelType w:val="hybridMultilevel"/>
    <w:tmpl w:val="753C2388"/>
    <w:lvl w:ilvl="0" w:tplc="695C8954">
      <w:start w:val="1"/>
      <w:numFmt w:val="decimal"/>
      <w:lvlText w:val="%1."/>
      <w:lvlJc w:val="left"/>
      <w:pPr>
        <w:tabs>
          <w:tab w:val="num" w:pos="360"/>
        </w:tabs>
        <w:ind w:left="360" w:hanging="360"/>
      </w:pPr>
    </w:lvl>
    <w:lvl w:ilvl="1" w:tplc="F91EA7F6" w:tentative="1">
      <w:start w:val="1"/>
      <w:numFmt w:val="decimal"/>
      <w:lvlText w:val="%2."/>
      <w:lvlJc w:val="left"/>
      <w:pPr>
        <w:tabs>
          <w:tab w:val="num" w:pos="1440"/>
        </w:tabs>
        <w:ind w:left="1440" w:hanging="360"/>
      </w:pPr>
    </w:lvl>
    <w:lvl w:ilvl="2" w:tplc="FB522D3E" w:tentative="1">
      <w:start w:val="1"/>
      <w:numFmt w:val="decimal"/>
      <w:lvlText w:val="%3."/>
      <w:lvlJc w:val="left"/>
      <w:pPr>
        <w:tabs>
          <w:tab w:val="num" w:pos="2160"/>
        </w:tabs>
        <w:ind w:left="2160" w:hanging="360"/>
      </w:pPr>
    </w:lvl>
    <w:lvl w:ilvl="3" w:tplc="FF700A8C" w:tentative="1">
      <w:start w:val="1"/>
      <w:numFmt w:val="decimal"/>
      <w:lvlText w:val="%4."/>
      <w:lvlJc w:val="left"/>
      <w:pPr>
        <w:tabs>
          <w:tab w:val="num" w:pos="2880"/>
        </w:tabs>
        <w:ind w:left="2880" w:hanging="360"/>
      </w:pPr>
    </w:lvl>
    <w:lvl w:ilvl="4" w:tplc="F4A04FBA" w:tentative="1">
      <w:start w:val="1"/>
      <w:numFmt w:val="decimal"/>
      <w:lvlText w:val="%5."/>
      <w:lvlJc w:val="left"/>
      <w:pPr>
        <w:tabs>
          <w:tab w:val="num" w:pos="3600"/>
        </w:tabs>
        <w:ind w:left="3600" w:hanging="360"/>
      </w:pPr>
    </w:lvl>
    <w:lvl w:ilvl="5" w:tplc="16FC199E" w:tentative="1">
      <w:start w:val="1"/>
      <w:numFmt w:val="decimal"/>
      <w:lvlText w:val="%6."/>
      <w:lvlJc w:val="left"/>
      <w:pPr>
        <w:tabs>
          <w:tab w:val="num" w:pos="4320"/>
        </w:tabs>
        <w:ind w:left="4320" w:hanging="360"/>
      </w:pPr>
    </w:lvl>
    <w:lvl w:ilvl="6" w:tplc="1CAEB266" w:tentative="1">
      <w:start w:val="1"/>
      <w:numFmt w:val="decimal"/>
      <w:lvlText w:val="%7."/>
      <w:lvlJc w:val="left"/>
      <w:pPr>
        <w:tabs>
          <w:tab w:val="num" w:pos="5040"/>
        </w:tabs>
        <w:ind w:left="5040" w:hanging="360"/>
      </w:pPr>
    </w:lvl>
    <w:lvl w:ilvl="7" w:tplc="6E88D03A" w:tentative="1">
      <w:start w:val="1"/>
      <w:numFmt w:val="decimal"/>
      <w:lvlText w:val="%8."/>
      <w:lvlJc w:val="left"/>
      <w:pPr>
        <w:tabs>
          <w:tab w:val="num" w:pos="5760"/>
        </w:tabs>
        <w:ind w:left="5760" w:hanging="360"/>
      </w:pPr>
    </w:lvl>
    <w:lvl w:ilvl="8" w:tplc="FF38BE1E" w:tentative="1">
      <w:start w:val="1"/>
      <w:numFmt w:val="decimal"/>
      <w:lvlText w:val="%9."/>
      <w:lvlJc w:val="left"/>
      <w:pPr>
        <w:tabs>
          <w:tab w:val="num" w:pos="6480"/>
        </w:tabs>
        <w:ind w:left="6480" w:hanging="360"/>
      </w:pPr>
    </w:lvl>
  </w:abstractNum>
  <w:abstractNum w:abstractNumId="34" w15:restartNumberingAfterBreak="0">
    <w:nsid w:val="6F7E01C4"/>
    <w:multiLevelType w:val="hybridMultilevel"/>
    <w:tmpl w:val="B5724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37351BC"/>
    <w:multiLevelType w:val="hybridMultilevel"/>
    <w:tmpl w:val="4120C0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3EE485F"/>
    <w:multiLevelType w:val="hybridMultilevel"/>
    <w:tmpl w:val="31782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AEB65B5"/>
    <w:multiLevelType w:val="hybridMultilevel"/>
    <w:tmpl w:val="8E061F54"/>
    <w:lvl w:ilvl="0" w:tplc="B5948696">
      <w:start w:val="3"/>
      <w:numFmt w:val="bullet"/>
      <w:lvlText w:val="-"/>
      <w:lvlJc w:val="left"/>
      <w:pPr>
        <w:ind w:left="818" w:hanging="360"/>
      </w:pPr>
      <w:rPr>
        <w:rFonts w:ascii="Arial" w:eastAsiaTheme="minorHAnsi" w:hAnsi="Arial" w:cs="Arial" w:hint="default"/>
        <w:b/>
      </w:rPr>
    </w:lvl>
    <w:lvl w:ilvl="1" w:tplc="04090003" w:tentative="1">
      <w:start w:val="1"/>
      <w:numFmt w:val="bullet"/>
      <w:lvlText w:val="o"/>
      <w:lvlJc w:val="left"/>
      <w:pPr>
        <w:ind w:left="1538" w:hanging="360"/>
      </w:pPr>
      <w:rPr>
        <w:rFonts w:ascii="Courier New" w:hAnsi="Courier New" w:cs="Courier New" w:hint="default"/>
      </w:rPr>
    </w:lvl>
    <w:lvl w:ilvl="2" w:tplc="04090005" w:tentative="1">
      <w:start w:val="1"/>
      <w:numFmt w:val="bullet"/>
      <w:lvlText w:val=""/>
      <w:lvlJc w:val="left"/>
      <w:pPr>
        <w:ind w:left="2258" w:hanging="360"/>
      </w:pPr>
      <w:rPr>
        <w:rFonts w:ascii="Wingdings" w:hAnsi="Wingdings" w:hint="default"/>
      </w:rPr>
    </w:lvl>
    <w:lvl w:ilvl="3" w:tplc="04090001" w:tentative="1">
      <w:start w:val="1"/>
      <w:numFmt w:val="bullet"/>
      <w:lvlText w:val=""/>
      <w:lvlJc w:val="left"/>
      <w:pPr>
        <w:ind w:left="2978" w:hanging="360"/>
      </w:pPr>
      <w:rPr>
        <w:rFonts w:ascii="Symbol" w:hAnsi="Symbol" w:hint="default"/>
      </w:rPr>
    </w:lvl>
    <w:lvl w:ilvl="4" w:tplc="04090003" w:tentative="1">
      <w:start w:val="1"/>
      <w:numFmt w:val="bullet"/>
      <w:lvlText w:val="o"/>
      <w:lvlJc w:val="left"/>
      <w:pPr>
        <w:ind w:left="3698" w:hanging="360"/>
      </w:pPr>
      <w:rPr>
        <w:rFonts w:ascii="Courier New" w:hAnsi="Courier New" w:cs="Courier New" w:hint="default"/>
      </w:rPr>
    </w:lvl>
    <w:lvl w:ilvl="5" w:tplc="04090005" w:tentative="1">
      <w:start w:val="1"/>
      <w:numFmt w:val="bullet"/>
      <w:lvlText w:val=""/>
      <w:lvlJc w:val="left"/>
      <w:pPr>
        <w:ind w:left="4418" w:hanging="360"/>
      </w:pPr>
      <w:rPr>
        <w:rFonts w:ascii="Wingdings" w:hAnsi="Wingdings" w:hint="default"/>
      </w:rPr>
    </w:lvl>
    <w:lvl w:ilvl="6" w:tplc="04090001" w:tentative="1">
      <w:start w:val="1"/>
      <w:numFmt w:val="bullet"/>
      <w:lvlText w:val=""/>
      <w:lvlJc w:val="left"/>
      <w:pPr>
        <w:ind w:left="5138" w:hanging="360"/>
      </w:pPr>
      <w:rPr>
        <w:rFonts w:ascii="Symbol" w:hAnsi="Symbol" w:hint="default"/>
      </w:rPr>
    </w:lvl>
    <w:lvl w:ilvl="7" w:tplc="04090003" w:tentative="1">
      <w:start w:val="1"/>
      <w:numFmt w:val="bullet"/>
      <w:lvlText w:val="o"/>
      <w:lvlJc w:val="left"/>
      <w:pPr>
        <w:ind w:left="5858" w:hanging="360"/>
      </w:pPr>
      <w:rPr>
        <w:rFonts w:ascii="Courier New" w:hAnsi="Courier New" w:cs="Courier New" w:hint="default"/>
      </w:rPr>
    </w:lvl>
    <w:lvl w:ilvl="8" w:tplc="04090005" w:tentative="1">
      <w:start w:val="1"/>
      <w:numFmt w:val="bullet"/>
      <w:lvlText w:val=""/>
      <w:lvlJc w:val="left"/>
      <w:pPr>
        <w:ind w:left="6578" w:hanging="360"/>
      </w:pPr>
      <w:rPr>
        <w:rFonts w:ascii="Wingdings" w:hAnsi="Wingdings" w:hint="default"/>
      </w:rPr>
    </w:lvl>
  </w:abstractNum>
  <w:abstractNum w:abstractNumId="38" w15:restartNumberingAfterBreak="0">
    <w:nsid w:val="7AF2723E"/>
    <w:multiLevelType w:val="hybridMultilevel"/>
    <w:tmpl w:val="15C238F6"/>
    <w:lvl w:ilvl="0" w:tplc="AC2480BC">
      <w:start w:val="3"/>
      <w:numFmt w:val="bullet"/>
      <w:lvlText w:val="-"/>
      <w:lvlJc w:val="left"/>
      <w:pPr>
        <w:ind w:left="676" w:hanging="360"/>
      </w:pPr>
      <w:rPr>
        <w:rFonts w:ascii="Arial" w:eastAsiaTheme="minorHAnsi" w:hAnsi="Arial" w:cs="Arial" w:hint="default"/>
        <w:b/>
      </w:rPr>
    </w:lvl>
    <w:lvl w:ilvl="1" w:tplc="04090003" w:tentative="1">
      <w:start w:val="1"/>
      <w:numFmt w:val="bullet"/>
      <w:lvlText w:val="o"/>
      <w:lvlJc w:val="left"/>
      <w:pPr>
        <w:ind w:left="1396" w:hanging="360"/>
      </w:pPr>
      <w:rPr>
        <w:rFonts w:ascii="Courier New" w:hAnsi="Courier New" w:cs="Courier New" w:hint="default"/>
      </w:rPr>
    </w:lvl>
    <w:lvl w:ilvl="2" w:tplc="04090005" w:tentative="1">
      <w:start w:val="1"/>
      <w:numFmt w:val="bullet"/>
      <w:lvlText w:val=""/>
      <w:lvlJc w:val="left"/>
      <w:pPr>
        <w:ind w:left="2116" w:hanging="360"/>
      </w:pPr>
      <w:rPr>
        <w:rFonts w:ascii="Wingdings" w:hAnsi="Wingdings" w:hint="default"/>
      </w:rPr>
    </w:lvl>
    <w:lvl w:ilvl="3" w:tplc="04090001" w:tentative="1">
      <w:start w:val="1"/>
      <w:numFmt w:val="bullet"/>
      <w:lvlText w:val=""/>
      <w:lvlJc w:val="left"/>
      <w:pPr>
        <w:ind w:left="2836" w:hanging="360"/>
      </w:pPr>
      <w:rPr>
        <w:rFonts w:ascii="Symbol" w:hAnsi="Symbol" w:hint="default"/>
      </w:rPr>
    </w:lvl>
    <w:lvl w:ilvl="4" w:tplc="04090003" w:tentative="1">
      <w:start w:val="1"/>
      <w:numFmt w:val="bullet"/>
      <w:lvlText w:val="o"/>
      <w:lvlJc w:val="left"/>
      <w:pPr>
        <w:ind w:left="3556" w:hanging="360"/>
      </w:pPr>
      <w:rPr>
        <w:rFonts w:ascii="Courier New" w:hAnsi="Courier New" w:cs="Courier New" w:hint="default"/>
      </w:rPr>
    </w:lvl>
    <w:lvl w:ilvl="5" w:tplc="04090005" w:tentative="1">
      <w:start w:val="1"/>
      <w:numFmt w:val="bullet"/>
      <w:lvlText w:val=""/>
      <w:lvlJc w:val="left"/>
      <w:pPr>
        <w:ind w:left="4276" w:hanging="360"/>
      </w:pPr>
      <w:rPr>
        <w:rFonts w:ascii="Wingdings" w:hAnsi="Wingdings" w:hint="default"/>
      </w:rPr>
    </w:lvl>
    <w:lvl w:ilvl="6" w:tplc="04090001" w:tentative="1">
      <w:start w:val="1"/>
      <w:numFmt w:val="bullet"/>
      <w:lvlText w:val=""/>
      <w:lvlJc w:val="left"/>
      <w:pPr>
        <w:ind w:left="4996" w:hanging="360"/>
      </w:pPr>
      <w:rPr>
        <w:rFonts w:ascii="Symbol" w:hAnsi="Symbol" w:hint="default"/>
      </w:rPr>
    </w:lvl>
    <w:lvl w:ilvl="7" w:tplc="04090003" w:tentative="1">
      <w:start w:val="1"/>
      <w:numFmt w:val="bullet"/>
      <w:lvlText w:val="o"/>
      <w:lvlJc w:val="left"/>
      <w:pPr>
        <w:ind w:left="5716" w:hanging="360"/>
      </w:pPr>
      <w:rPr>
        <w:rFonts w:ascii="Courier New" w:hAnsi="Courier New" w:cs="Courier New" w:hint="default"/>
      </w:rPr>
    </w:lvl>
    <w:lvl w:ilvl="8" w:tplc="04090005" w:tentative="1">
      <w:start w:val="1"/>
      <w:numFmt w:val="bullet"/>
      <w:lvlText w:val=""/>
      <w:lvlJc w:val="left"/>
      <w:pPr>
        <w:ind w:left="6436" w:hanging="360"/>
      </w:pPr>
      <w:rPr>
        <w:rFonts w:ascii="Wingdings" w:hAnsi="Wingdings" w:hint="default"/>
      </w:rPr>
    </w:lvl>
  </w:abstractNum>
  <w:abstractNum w:abstractNumId="39" w15:restartNumberingAfterBreak="0">
    <w:nsid w:val="7BC91DB3"/>
    <w:multiLevelType w:val="hybridMultilevel"/>
    <w:tmpl w:val="95627284"/>
    <w:lvl w:ilvl="0" w:tplc="90B0564C">
      <w:start w:val="1"/>
      <w:numFmt w:val="decimal"/>
      <w:lvlText w:val="%1."/>
      <w:lvlJc w:val="left"/>
      <w:pPr>
        <w:ind w:left="720" w:hanging="360"/>
      </w:pPr>
      <w:rPr>
        <w:rFonts w:ascii="Arial" w:eastAsiaTheme="minorHAnsi" w:hAnsi="Arial" w:cs="Arial"/>
        <w:color w:val="006600"/>
        <w:sz w:val="20"/>
        <w:szCs w:val="2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0" w15:restartNumberingAfterBreak="0">
    <w:nsid w:val="7C1636A4"/>
    <w:multiLevelType w:val="hybridMultilevel"/>
    <w:tmpl w:val="75E8E0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7F867C51"/>
    <w:multiLevelType w:val="hybridMultilevel"/>
    <w:tmpl w:val="FDAA23D2"/>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42" w15:restartNumberingAfterBreak="0">
    <w:nsid w:val="7FBF1FB4"/>
    <w:multiLevelType w:val="hybridMultilevel"/>
    <w:tmpl w:val="DFA2C8CE"/>
    <w:lvl w:ilvl="0" w:tplc="584263DC">
      <w:start w:val="1"/>
      <w:numFmt w:val="decimal"/>
      <w:lvlText w:val="%1."/>
      <w:lvlJc w:val="left"/>
      <w:pPr>
        <w:ind w:left="502" w:hanging="360"/>
      </w:pPr>
      <w:rPr>
        <w:rFonts w:hint="default"/>
      </w:rPr>
    </w:lvl>
    <w:lvl w:ilvl="1" w:tplc="0C0A0019" w:tentative="1">
      <w:start w:val="1"/>
      <w:numFmt w:val="lowerLetter"/>
      <w:lvlText w:val="%2."/>
      <w:lvlJc w:val="left"/>
      <w:pPr>
        <w:ind w:left="1222" w:hanging="360"/>
      </w:pPr>
    </w:lvl>
    <w:lvl w:ilvl="2" w:tplc="0C0A001B" w:tentative="1">
      <w:start w:val="1"/>
      <w:numFmt w:val="lowerRoman"/>
      <w:lvlText w:val="%3."/>
      <w:lvlJc w:val="right"/>
      <w:pPr>
        <w:ind w:left="1942" w:hanging="180"/>
      </w:pPr>
    </w:lvl>
    <w:lvl w:ilvl="3" w:tplc="0C0A000F" w:tentative="1">
      <w:start w:val="1"/>
      <w:numFmt w:val="decimal"/>
      <w:lvlText w:val="%4."/>
      <w:lvlJc w:val="left"/>
      <w:pPr>
        <w:ind w:left="2662" w:hanging="360"/>
      </w:pPr>
    </w:lvl>
    <w:lvl w:ilvl="4" w:tplc="0C0A0019" w:tentative="1">
      <w:start w:val="1"/>
      <w:numFmt w:val="lowerLetter"/>
      <w:lvlText w:val="%5."/>
      <w:lvlJc w:val="left"/>
      <w:pPr>
        <w:ind w:left="3382" w:hanging="360"/>
      </w:pPr>
    </w:lvl>
    <w:lvl w:ilvl="5" w:tplc="0C0A001B" w:tentative="1">
      <w:start w:val="1"/>
      <w:numFmt w:val="lowerRoman"/>
      <w:lvlText w:val="%6."/>
      <w:lvlJc w:val="right"/>
      <w:pPr>
        <w:ind w:left="4102" w:hanging="180"/>
      </w:pPr>
    </w:lvl>
    <w:lvl w:ilvl="6" w:tplc="0C0A000F" w:tentative="1">
      <w:start w:val="1"/>
      <w:numFmt w:val="decimal"/>
      <w:lvlText w:val="%7."/>
      <w:lvlJc w:val="left"/>
      <w:pPr>
        <w:ind w:left="4822" w:hanging="360"/>
      </w:pPr>
    </w:lvl>
    <w:lvl w:ilvl="7" w:tplc="0C0A0019" w:tentative="1">
      <w:start w:val="1"/>
      <w:numFmt w:val="lowerLetter"/>
      <w:lvlText w:val="%8."/>
      <w:lvlJc w:val="left"/>
      <w:pPr>
        <w:ind w:left="5542" w:hanging="360"/>
      </w:pPr>
    </w:lvl>
    <w:lvl w:ilvl="8" w:tplc="0C0A001B" w:tentative="1">
      <w:start w:val="1"/>
      <w:numFmt w:val="lowerRoman"/>
      <w:lvlText w:val="%9."/>
      <w:lvlJc w:val="right"/>
      <w:pPr>
        <w:ind w:left="6262" w:hanging="180"/>
      </w:pPr>
    </w:lvl>
  </w:abstractNum>
  <w:num w:numId="1" w16cid:durableId="14617347">
    <w:abstractNumId w:val="27"/>
  </w:num>
  <w:num w:numId="2" w16cid:durableId="1130705328">
    <w:abstractNumId w:val="16"/>
  </w:num>
  <w:num w:numId="3" w16cid:durableId="1123693175">
    <w:abstractNumId w:val="4"/>
  </w:num>
  <w:num w:numId="4" w16cid:durableId="125321254">
    <w:abstractNumId w:val="0"/>
  </w:num>
  <w:num w:numId="5" w16cid:durableId="1001658981">
    <w:abstractNumId w:val="12"/>
  </w:num>
  <w:num w:numId="6" w16cid:durableId="591856352">
    <w:abstractNumId w:val="42"/>
  </w:num>
  <w:num w:numId="7" w16cid:durableId="7879826">
    <w:abstractNumId w:val="21"/>
  </w:num>
  <w:num w:numId="8" w16cid:durableId="472135609">
    <w:abstractNumId w:val="32"/>
  </w:num>
  <w:num w:numId="9" w16cid:durableId="342514159">
    <w:abstractNumId w:val="29"/>
  </w:num>
  <w:num w:numId="10" w16cid:durableId="376243742">
    <w:abstractNumId w:val="33"/>
  </w:num>
  <w:num w:numId="11" w16cid:durableId="421797935">
    <w:abstractNumId w:val="2"/>
  </w:num>
  <w:num w:numId="12" w16cid:durableId="1361858743">
    <w:abstractNumId w:val="26"/>
  </w:num>
  <w:num w:numId="13" w16cid:durableId="712464425">
    <w:abstractNumId w:val="41"/>
  </w:num>
  <w:num w:numId="14" w16cid:durableId="1165825510">
    <w:abstractNumId w:val="5"/>
  </w:num>
  <w:num w:numId="15" w16cid:durableId="747920637">
    <w:abstractNumId w:val="6"/>
  </w:num>
  <w:num w:numId="16" w16cid:durableId="1365905911">
    <w:abstractNumId w:val="11"/>
  </w:num>
  <w:num w:numId="17" w16cid:durableId="1361587718">
    <w:abstractNumId w:val="7"/>
  </w:num>
  <w:num w:numId="18" w16cid:durableId="382026088">
    <w:abstractNumId w:val="9"/>
  </w:num>
  <w:num w:numId="19" w16cid:durableId="777063472">
    <w:abstractNumId w:val="39"/>
  </w:num>
  <w:num w:numId="20" w16cid:durableId="100396906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8724248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22298707">
    <w:abstractNumId w:val="24"/>
  </w:num>
  <w:num w:numId="23" w16cid:durableId="1995254290">
    <w:abstractNumId w:val="34"/>
  </w:num>
  <w:num w:numId="24" w16cid:durableId="322977290">
    <w:abstractNumId w:val="17"/>
  </w:num>
  <w:num w:numId="25" w16cid:durableId="140968599">
    <w:abstractNumId w:val="8"/>
  </w:num>
  <w:num w:numId="26" w16cid:durableId="435831380">
    <w:abstractNumId w:val="1"/>
  </w:num>
  <w:num w:numId="27" w16cid:durableId="299574194">
    <w:abstractNumId w:val="14"/>
  </w:num>
  <w:num w:numId="28" w16cid:durableId="1074746308">
    <w:abstractNumId w:val="36"/>
  </w:num>
  <w:num w:numId="29" w16cid:durableId="1683706747">
    <w:abstractNumId w:val="18"/>
  </w:num>
  <w:num w:numId="30" w16cid:durableId="979917896">
    <w:abstractNumId w:val="22"/>
  </w:num>
  <w:num w:numId="31" w16cid:durableId="756177292">
    <w:abstractNumId w:val="31"/>
  </w:num>
  <w:num w:numId="32" w16cid:durableId="1091850661">
    <w:abstractNumId w:val="19"/>
  </w:num>
  <w:num w:numId="33" w16cid:durableId="1925263718">
    <w:abstractNumId w:val="23"/>
  </w:num>
  <w:num w:numId="34" w16cid:durableId="472142385">
    <w:abstractNumId w:val="20"/>
  </w:num>
  <w:num w:numId="35" w16cid:durableId="1538081553">
    <w:abstractNumId w:val="13"/>
  </w:num>
  <w:num w:numId="36" w16cid:durableId="717704552">
    <w:abstractNumId w:val="28"/>
  </w:num>
  <w:num w:numId="37" w16cid:durableId="1453553000">
    <w:abstractNumId w:val="10"/>
  </w:num>
  <w:num w:numId="38" w16cid:durableId="1922904258">
    <w:abstractNumId w:val="37"/>
  </w:num>
  <w:num w:numId="39" w16cid:durableId="859125283">
    <w:abstractNumId w:val="38"/>
  </w:num>
  <w:num w:numId="40" w16cid:durableId="1692218542">
    <w:abstractNumId w:val="25"/>
  </w:num>
  <w:num w:numId="41" w16cid:durableId="1276866943">
    <w:abstractNumId w:val="30"/>
  </w:num>
  <w:num w:numId="42" w16cid:durableId="1551528820">
    <w:abstractNumId w:val="35"/>
  </w:num>
  <w:num w:numId="43" w16cid:durableId="496112503">
    <w:abstractNumId w:val="3"/>
  </w:num>
  <w:num w:numId="44" w16cid:durableId="26487726">
    <w:abstractNumId w:val="15"/>
  </w:num>
  <w:num w:numId="45" w16cid:durableId="847791417">
    <w:abstractNumId w:val="4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DRES HUMBERTO OTALORA CARMONA">
    <w15:presenceInfo w15:providerId="AD" w15:userId="S::andres.otalora@escuelaing.edu.co::9f185f83-ab76-4bc7-b4dd-50fef826f155"/>
  </w15:person>
  <w15:person w15:author="WILLIAM RICARDO AGUILAR PIÑA">
    <w15:presenceInfo w15:providerId="AD" w15:userId="S::william.aguilar@escuelaing.edu.co::25538c52-b196-49fc-9025-2dd86a54f18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gutterAtTop/>
  <w:proofState w:spelling="clean" w:grammar="clean"/>
  <w:trackRevisions/>
  <w:defaultTabStop w:val="708"/>
  <w:hyphenationZone w:val="425"/>
  <w:drawingGridHorizontalSpacing w:val="110"/>
  <w:displayHorizontalDrawingGridEvery w:val="0"/>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3AA4"/>
    <w:rsid w:val="000100B6"/>
    <w:rsid w:val="00017985"/>
    <w:rsid w:val="00023103"/>
    <w:rsid w:val="00031634"/>
    <w:rsid w:val="000407E0"/>
    <w:rsid w:val="00042C80"/>
    <w:rsid w:val="00070DE5"/>
    <w:rsid w:val="00074675"/>
    <w:rsid w:val="00087501"/>
    <w:rsid w:val="00092B64"/>
    <w:rsid w:val="000B2F1D"/>
    <w:rsid w:val="000B7566"/>
    <w:rsid w:val="000C4C52"/>
    <w:rsid w:val="000C4FF8"/>
    <w:rsid w:val="000C7A30"/>
    <w:rsid w:val="00125B0B"/>
    <w:rsid w:val="0013217C"/>
    <w:rsid w:val="0015191E"/>
    <w:rsid w:val="0016363B"/>
    <w:rsid w:val="0016371B"/>
    <w:rsid w:val="00165BD4"/>
    <w:rsid w:val="001A099A"/>
    <w:rsid w:val="001A5062"/>
    <w:rsid w:val="001B3AA4"/>
    <w:rsid w:val="001F1B45"/>
    <w:rsid w:val="001F36C7"/>
    <w:rsid w:val="00201B76"/>
    <w:rsid w:val="00203371"/>
    <w:rsid w:val="00205EBE"/>
    <w:rsid w:val="002120E7"/>
    <w:rsid w:val="0021696D"/>
    <w:rsid w:val="00221B2C"/>
    <w:rsid w:val="002308A5"/>
    <w:rsid w:val="00272A12"/>
    <w:rsid w:val="00280436"/>
    <w:rsid w:val="00282B64"/>
    <w:rsid w:val="00286D60"/>
    <w:rsid w:val="002A0D9B"/>
    <w:rsid w:val="002B4367"/>
    <w:rsid w:val="002E0861"/>
    <w:rsid w:val="002E1DC7"/>
    <w:rsid w:val="002E7ED5"/>
    <w:rsid w:val="0030486D"/>
    <w:rsid w:val="00310E26"/>
    <w:rsid w:val="00311FB5"/>
    <w:rsid w:val="0031518A"/>
    <w:rsid w:val="00325D9B"/>
    <w:rsid w:val="00347EDA"/>
    <w:rsid w:val="00351DA6"/>
    <w:rsid w:val="003769D7"/>
    <w:rsid w:val="0038393C"/>
    <w:rsid w:val="00386C92"/>
    <w:rsid w:val="003A3E91"/>
    <w:rsid w:val="003C7333"/>
    <w:rsid w:val="003D67E9"/>
    <w:rsid w:val="003E2E5C"/>
    <w:rsid w:val="003F1760"/>
    <w:rsid w:val="003F6EC2"/>
    <w:rsid w:val="00413F86"/>
    <w:rsid w:val="00424F34"/>
    <w:rsid w:val="00430470"/>
    <w:rsid w:val="0045259F"/>
    <w:rsid w:val="00481014"/>
    <w:rsid w:val="00496142"/>
    <w:rsid w:val="00496512"/>
    <w:rsid w:val="004A0C89"/>
    <w:rsid w:val="004A49DD"/>
    <w:rsid w:val="004B2550"/>
    <w:rsid w:val="004B2FB2"/>
    <w:rsid w:val="004C635F"/>
    <w:rsid w:val="004D5FA0"/>
    <w:rsid w:val="004D6E5B"/>
    <w:rsid w:val="004E2808"/>
    <w:rsid w:val="004E5249"/>
    <w:rsid w:val="004E5829"/>
    <w:rsid w:val="004E682E"/>
    <w:rsid w:val="005048CA"/>
    <w:rsid w:val="005250DD"/>
    <w:rsid w:val="00530001"/>
    <w:rsid w:val="0053423A"/>
    <w:rsid w:val="00570C48"/>
    <w:rsid w:val="00573423"/>
    <w:rsid w:val="00574425"/>
    <w:rsid w:val="00593BFD"/>
    <w:rsid w:val="005C474A"/>
    <w:rsid w:val="005C71E3"/>
    <w:rsid w:val="005E2BD8"/>
    <w:rsid w:val="005F1F06"/>
    <w:rsid w:val="005F2CEA"/>
    <w:rsid w:val="005F503A"/>
    <w:rsid w:val="0062693A"/>
    <w:rsid w:val="00626CDB"/>
    <w:rsid w:val="00626FF6"/>
    <w:rsid w:val="006300CC"/>
    <w:rsid w:val="00657452"/>
    <w:rsid w:val="00665F99"/>
    <w:rsid w:val="00667B2A"/>
    <w:rsid w:val="006717C8"/>
    <w:rsid w:val="0067780D"/>
    <w:rsid w:val="00687CBE"/>
    <w:rsid w:val="00691BB3"/>
    <w:rsid w:val="0069332F"/>
    <w:rsid w:val="00697FD6"/>
    <w:rsid w:val="006A579F"/>
    <w:rsid w:val="006A5C65"/>
    <w:rsid w:val="006B3D86"/>
    <w:rsid w:val="006D1642"/>
    <w:rsid w:val="006D2A64"/>
    <w:rsid w:val="006D6E7A"/>
    <w:rsid w:val="00726D6E"/>
    <w:rsid w:val="00727B11"/>
    <w:rsid w:val="0073237E"/>
    <w:rsid w:val="00732F38"/>
    <w:rsid w:val="007346BF"/>
    <w:rsid w:val="00751CBB"/>
    <w:rsid w:val="00757B1A"/>
    <w:rsid w:val="007638C0"/>
    <w:rsid w:val="007735D8"/>
    <w:rsid w:val="00782723"/>
    <w:rsid w:val="00792A6B"/>
    <w:rsid w:val="007C4B03"/>
    <w:rsid w:val="007D6419"/>
    <w:rsid w:val="007D7F58"/>
    <w:rsid w:val="007F1A4F"/>
    <w:rsid w:val="008019EB"/>
    <w:rsid w:val="00801EA7"/>
    <w:rsid w:val="008027C3"/>
    <w:rsid w:val="00813201"/>
    <w:rsid w:val="008151EB"/>
    <w:rsid w:val="00817577"/>
    <w:rsid w:val="00821896"/>
    <w:rsid w:val="00826E98"/>
    <w:rsid w:val="00843043"/>
    <w:rsid w:val="00844D81"/>
    <w:rsid w:val="00852E20"/>
    <w:rsid w:val="00860A09"/>
    <w:rsid w:val="00874FA2"/>
    <w:rsid w:val="00883B19"/>
    <w:rsid w:val="0088706B"/>
    <w:rsid w:val="008B4462"/>
    <w:rsid w:val="008D36DD"/>
    <w:rsid w:val="008E2012"/>
    <w:rsid w:val="008E645B"/>
    <w:rsid w:val="008F10C3"/>
    <w:rsid w:val="009132A9"/>
    <w:rsid w:val="00947426"/>
    <w:rsid w:val="00954668"/>
    <w:rsid w:val="009559F8"/>
    <w:rsid w:val="009600FF"/>
    <w:rsid w:val="009A2BAB"/>
    <w:rsid w:val="009B4CA0"/>
    <w:rsid w:val="009C6F3D"/>
    <w:rsid w:val="009D173E"/>
    <w:rsid w:val="009E1355"/>
    <w:rsid w:val="009F39C7"/>
    <w:rsid w:val="009F50EA"/>
    <w:rsid w:val="00A021F2"/>
    <w:rsid w:val="00A142EF"/>
    <w:rsid w:val="00A16571"/>
    <w:rsid w:val="00A41E91"/>
    <w:rsid w:val="00A65FA3"/>
    <w:rsid w:val="00A8276D"/>
    <w:rsid w:val="00A97E97"/>
    <w:rsid w:val="00AC5281"/>
    <w:rsid w:val="00AC608D"/>
    <w:rsid w:val="00B34AA7"/>
    <w:rsid w:val="00B4230E"/>
    <w:rsid w:val="00B61D70"/>
    <w:rsid w:val="00B63516"/>
    <w:rsid w:val="00B66C5A"/>
    <w:rsid w:val="00B70959"/>
    <w:rsid w:val="00B9573C"/>
    <w:rsid w:val="00BA3B4C"/>
    <w:rsid w:val="00BC26C0"/>
    <w:rsid w:val="00BC5419"/>
    <w:rsid w:val="00BE1146"/>
    <w:rsid w:val="00C01D30"/>
    <w:rsid w:val="00C0539C"/>
    <w:rsid w:val="00C574FE"/>
    <w:rsid w:val="00C6139C"/>
    <w:rsid w:val="00C6353B"/>
    <w:rsid w:val="00C65075"/>
    <w:rsid w:val="00C81EB0"/>
    <w:rsid w:val="00C82226"/>
    <w:rsid w:val="00C86564"/>
    <w:rsid w:val="00C956E3"/>
    <w:rsid w:val="00CA5145"/>
    <w:rsid w:val="00CD02B0"/>
    <w:rsid w:val="00CD3831"/>
    <w:rsid w:val="00CF024D"/>
    <w:rsid w:val="00D121E6"/>
    <w:rsid w:val="00D12AFB"/>
    <w:rsid w:val="00D23345"/>
    <w:rsid w:val="00D35F45"/>
    <w:rsid w:val="00D50C87"/>
    <w:rsid w:val="00D57D41"/>
    <w:rsid w:val="00D62EFD"/>
    <w:rsid w:val="00D65F8B"/>
    <w:rsid w:val="00D67B91"/>
    <w:rsid w:val="00D84496"/>
    <w:rsid w:val="00D855DB"/>
    <w:rsid w:val="00D86708"/>
    <w:rsid w:val="00DA47F0"/>
    <w:rsid w:val="00DC72CC"/>
    <w:rsid w:val="00DC7470"/>
    <w:rsid w:val="00DD1262"/>
    <w:rsid w:val="00DD150A"/>
    <w:rsid w:val="00DF4732"/>
    <w:rsid w:val="00E21949"/>
    <w:rsid w:val="00E25064"/>
    <w:rsid w:val="00E313CA"/>
    <w:rsid w:val="00E34412"/>
    <w:rsid w:val="00E40451"/>
    <w:rsid w:val="00E453A7"/>
    <w:rsid w:val="00E50055"/>
    <w:rsid w:val="00E829E6"/>
    <w:rsid w:val="00E8581D"/>
    <w:rsid w:val="00E9563D"/>
    <w:rsid w:val="00E97F37"/>
    <w:rsid w:val="00EC0999"/>
    <w:rsid w:val="00EF0EBF"/>
    <w:rsid w:val="00F12DAB"/>
    <w:rsid w:val="00F508C1"/>
    <w:rsid w:val="00F546DD"/>
    <w:rsid w:val="00F64810"/>
    <w:rsid w:val="00F77F4E"/>
    <w:rsid w:val="00F8154C"/>
    <w:rsid w:val="00F84CA1"/>
    <w:rsid w:val="00F92740"/>
    <w:rsid w:val="00FA4CD6"/>
    <w:rsid w:val="00FB04FB"/>
    <w:rsid w:val="00FC2F0A"/>
    <w:rsid w:val="00FD7253"/>
    <w:rsid w:val="00FF7A8A"/>
    <w:rsid w:val="1348DC1D"/>
    <w:rsid w:val="247EC2D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E0FC4"/>
  <w15:docId w15:val="{3D246CAF-747D-4CB7-AD21-DE40C8C5E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54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B3AA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B3AA4"/>
    <w:rPr>
      <w:rFonts w:ascii="Tahoma" w:hAnsi="Tahoma" w:cs="Tahoma"/>
      <w:sz w:val="16"/>
      <w:szCs w:val="16"/>
    </w:rPr>
  </w:style>
  <w:style w:type="table" w:styleId="TableGrid">
    <w:name w:val="Table Grid"/>
    <w:basedOn w:val="TableNormal"/>
    <w:uiPriority w:val="59"/>
    <w:rsid w:val="001B3A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cuadro,figura,Párrafo de lista1,List Paragraph1"/>
    <w:basedOn w:val="Normal"/>
    <w:link w:val="ListParagraphChar"/>
    <w:uiPriority w:val="34"/>
    <w:qFormat/>
    <w:rsid w:val="005F2CEA"/>
    <w:pPr>
      <w:ind w:left="720"/>
      <w:contextualSpacing/>
    </w:pPr>
  </w:style>
  <w:style w:type="character" w:customStyle="1" w:styleId="ListParagraphChar">
    <w:name w:val="List Paragraph Char"/>
    <w:aliases w:val="cuadro Char,figura Char,Párrafo de lista1 Char,List Paragraph1 Char"/>
    <w:basedOn w:val="DefaultParagraphFont"/>
    <w:link w:val="ListParagraph"/>
    <w:uiPriority w:val="34"/>
    <w:locked/>
    <w:rsid w:val="003C7333"/>
  </w:style>
  <w:style w:type="character" w:customStyle="1" w:styleId="normaltextrun">
    <w:name w:val="normaltextrun"/>
    <w:basedOn w:val="DefaultParagraphFont"/>
    <w:rsid w:val="0053423A"/>
  </w:style>
  <w:style w:type="character" w:styleId="PlaceholderText">
    <w:name w:val="Placeholder Text"/>
    <w:basedOn w:val="DefaultParagraphFont"/>
    <w:uiPriority w:val="99"/>
    <w:semiHidden/>
    <w:rsid w:val="00667B2A"/>
    <w:rPr>
      <w:color w:val="808080"/>
    </w:rPr>
  </w:style>
  <w:style w:type="paragraph" w:customStyle="1" w:styleId="Default">
    <w:name w:val="Default"/>
    <w:rsid w:val="00BA3B4C"/>
    <w:pPr>
      <w:autoSpaceDE w:val="0"/>
      <w:autoSpaceDN w:val="0"/>
      <w:adjustRightInd w:val="0"/>
      <w:spacing w:after="0" w:line="240" w:lineRule="auto"/>
    </w:pPr>
    <w:rPr>
      <w:rFonts w:ascii="Arial" w:hAnsi="Arial" w:cs="Arial"/>
      <w:color w:val="000000"/>
      <w:sz w:val="24"/>
      <w:szCs w:val="24"/>
      <w:lang w:val="en-US"/>
    </w:rPr>
  </w:style>
  <w:style w:type="character" w:styleId="CommentReference">
    <w:name w:val="annotation reference"/>
    <w:basedOn w:val="DefaultParagraphFont"/>
    <w:uiPriority w:val="99"/>
    <w:semiHidden/>
    <w:unhideWhenUsed/>
    <w:rsid w:val="00782723"/>
    <w:rPr>
      <w:sz w:val="16"/>
      <w:szCs w:val="16"/>
    </w:rPr>
  </w:style>
  <w:style w:type="paragraph" w:styleId="CommentText">
    <w:name w:val="annotation text"/>
    <w:basedOn w:val="Normal"/>
    <w:link w:val="CommentTextChar"/>
    <w:uiPriority w:val="99"/>
    <w:unhideWhenUsed/>
    <w:rsid w:val="00782723"/>
    <w:pPr>
      <w:spacing w:line="240" w:lineRule="auto"/>
    </w:pPr>
    <w:rPr>
      <w:sz w:val="20"/>
      <w:szCs w:val="20"/>
    </w:rPr>
  </w:style>
  <w:style w:type="character" w:customStyle="1" w:styleId="CommentTextChar">
    <w:name w:val="Comment Text Char"/>
    <w:basedOn w:val="DefaultParagraphFont"/>
    <w:link w:val="CommentText"/>
    <w:uiPriority w:val="99"/>
    <w:rsid w:val="00782723"/>
    <w:rPr>
      <w:sz w:val="20"/>
      <w:szCs w:val="20"/>
    </w:rPr>
  </w:style>
  <w:style w:type="paragraph" w:styleId="CommentSubject">
    <w:name w:val="annotation subject"/>
    <w:basedOn w:val="CommentText"/>
    <w:next w:val="CommentText"/>
    <w:link w:val="CommentSubjectChar"/>
    <w:uiPriority w:val="99"/>
    <w:semiHidden/>
    <w:unhideWhenUsed/>
    <w:rsid w:val="00782723"/>
    <w:rPr>
      <w:b/>
      <w:bCs/>
    </w:rPr>
  </w:style>
  <w:style w:type="character" w:customStyle="1" w:styleId="CommentSubjectChar">
    <w:name w:val="Comment Subject Char"/>
    <w:basedOn w:val="CommentTextChar"/>
    <w:link w:val="CommentSubject"/>
    <w:uiPriority w:val="99"/>
    <w:semiHidden/>
    <w:rsid w:val="00782723"/>
    <w:rPr>
      <w:b/>
      <w:bCs/>
      <w:sz w:val="20"/>
      <w:szCs w:val="20"/>
    </w:rPr>
  </w:style>
  <w:style w:type="paragraph" w:styleId="Revision">
    <w:name w:val="Revision"/>
    <w:hidden/>
    <w:uiPriority w:val="99"/>
    <w:semiHidden/>
    <w:rsid w:val="00AC608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423133">
      <w:bodyDiv w:val="1"/>
      <w:marLeft w:val="0"/>
      <w:marRight w:val="0"/>
      <w:marTop w:val="0"/>
      <w:marBottom w:val="0"/>
      <w:divBdr>
        <w:top w:val="none" w:sz="0" w:space="0" w:color="auto"/>
        <w:left w:val="none" w:sz="0" w:space="0" w:color="auto"/>
        <w:bottom w:val="none" w:sz="0" w:space="0" w:color="auto"/>
        <w:right w:val="none" w:sz="0" w:space="0" w:color="auto"/>
      </w:divBdr>
    </w:div>
    <w:div w:id="156725430">
      <w:bodyDiv w:val="1"/>
      <w:marLeft w:val="0"/>
      <w:marRight w:val="0"/>
      <w:marTop w:val="0"/>
      <w:marBottom w:val="0"/>
      <w:divBdr>
        <w:top w:val="none" w:sz="0" w:space="0" w:color="auto"/>
        <w:left w:val="none" w:sz="0" w:space="0" w:color="auto"/>
        <w:bottom w:val="none" w:sz="0" w:space="0" w:color="auto"/>
        <w:right w:val="none" w:sz="0" w:space="0" w:color="auto"/>
      </w:divBdr>
    </w:div>
    <w:div w:id="414405343">
      <w:bodyDiv w:val="1"/>
      <w:marLeft w:val="0"/>
      <w:marRight w:val="0"/>
      <w:marTop w:val="0"/>
      <w:marBottom w:val="0"/>
      <w:divBdr>
        <w:top w:val="none" w:sz="0" w:space="0" w:color="auto"/>
        <w:left w:val="none" w:sz="0" w:space="0" w:color="auto"/>
        <w:bottom w:val="none" w:sz="0" w:space="0" w:color="auto"/>
        <w:right w:val="none" w:sz="0" w:space="0" w:color="auto"/>
      </w:divBdr>
    </w:div>
    <w:div w:id="466093431">
      <w:bodyDiv w:val="1"/>
      <w:marLeft w:val="0"/>
      <w:marRight w:val="0"/>
      <w:marTop w:val="0"/>
      <w:marBottom w:val="0"/>
      <w:divBdr>
        <w:top w:val="none" w:sz="0" w:space="0" w:color="auto"/>
        <w:left w:val="none" w:sz="0" w:space="0" w:color="auto"/>
        <w:bottom w:val="none" w:sz="0" w:space="0" w:color="auto"/>
        <w:right w:val="none" w:sz="0" w:space="0" w:color="auto"/>
      </w:divBdr>
    </w:div>
    <w:div w:id="668213341">
      <w:bodyDiv w:val="1"/>
      <w:marLeft w:val="0"/>
      <w:marRight w:val="0"/>
      <w:marTop w:val="0"/>
      <w:marBottom w:val="0"/>
      <w:divBdr>
        <w:top w:val="none" w:sz="0" w:space="0" w:color="auto"/>
        <w:left w:val="none" w:sz="0" w:space="0" w:color="auto"/>
        <w:bottom w:val="none" w:sz="0" w:space="0" w:color="auto"/>
        <w:right w:val="none" w:sz="0" w:space="0" w:color="auto"/>
      </w:divBdr>
    </w:div>
    <w:div w:id="734620870">
      <w:bodyDiv w:val="1"/>
      <w:marLeft w:val="0"/>
      <w:marRight w:val="0"/>
      <w:marTop w:val="0"/>
      <w:marBottom w:val="0"/>
      <w:divBdr>
        <w:top w:val="none" w:sz="0" w:space="0" w:color="auto"/>
        <w:left w:val="none" w:sz="0" w:space="0" w:color="auto"/>
        <w:bottom w:val="none" w:sz="0" w:space="0" w:color="auto"/>
        <w:right w:val="none" w:sz="0" w:space="0" w:color="auto"/>
      </w:divBdr>
    </w:div>
    <w:div w:id="896353040">
      <w:bodyDiv w:val="1"/>
      <w:marLeft w:val="0"/>
      <w:marRight w:val="0"/>
      <w:marTop w:val="0"/>
      <w:marBottom w:val="0"/>
      <w:divBdr>
        <w:top w:val="none" w:sz="0" w:space="0" w:color="auto"/>
        <w:left w:val="none" w:sz="0" w:space="0" w:color="auto"/>
        <w:bottom w:val="none" w:sz="0" w:space="0" w:color="auto"/>
        <w:right w:val="none" w:sz="0" w:space="0" w:color="auto"/>
      </w:divBdr>
    </w:div>
    <w:div w:id="1105535084">
      <w:bodyDiv w:val="1"/>
      <w:marLeft w:val="0"/>
      <w:marRight w:val="0"/>
      <w:marTop w:val="0"/>
      <w:marBottom w:val="0"/>
      <w:divBdr>
        <w:top w:val="none" w:sz="0" w:space="0" w:color="auto"/>
        <w:left w:val="none" w:sz="0" w:space="0" w:color="auto"/>
        <w:bottom w:val="none" w:sz="0" w:space="0" w:color="auto"/>
        <w:right w:val="none" w:sz="0" w:space="0" w:color="auto"/>
      </w:divBdr>
      <w:divsChild>
        <w:div w:id="452674913">
          <w:marLeft w:val="547"/>
          <w:marRight w:val="0"/>
          <w:marTop w:val="0"/>
          <w:marBottom w:val="0"/>
          <w:divBdr>
            <w:top w:val="none" w:sz="0" w:space="0" w:color="auto"/>
            <w:left w:val="none" w:sz="0" w:space="0" w:color="auto"/>
            <w:bottom w:val="none" w:sz="0" w:space="0" w:color="auto"/>
            <w:right w:val="none" w:sz="0" w:space="0" w:color="auto"/>
          </w:divBdr>
        </w:div>
      </w:divsChild>
    </w:div>
    <w:div w:id="1197087732">
      <w:bodyDiv w:val="1"/>
      <w:marLeft w:val="0"/>
      <w:marRight w:val="0"/>
      <w:marTop w:val="0"/>
      <w:marBottom w:val="0"/>
      <w:divBdr>
        <w:top w:val="none" w:sz="0" w:space="0" w:color="auto"/>
        <w:left w:val="none" w:sz="0" w:space="0" w:color="auto"/>
        <w:bottom w:val="none" w:sz="0" w:space="0" w:color="auto"/>
        <w:right w:val="none" w:sz="0" w:space="0" w:color="auto"/>
      </w:divBdr>
    </w:div>
    <w:div w:id="1232036597">
      <w:bodyDiv w:val="1"/>
      <w:marLeft w:val="0"/>
      <w:marRight w:val="0"/>
      <w:marTop w:val="0"/>
      <w:marBottom w:val="0"/>
      <w:divBdr>
        <w:top w:val="none" w:sz="0" w:space="0" w:color="auto"/>
        <w:left w:val="none" w:sz="0" w:space="0" w:color="auto"/>
        <w:bottom w:val="none" w:sz="0" w:space="0" w:color="auto"/>
        <w:right w:val="none" w:sz="0" w:space="0" w:color="auto"/>
      </w:divBdr>
    </w:div>
    <w:div w:id="1267805929">
      <w:bodyDiv w:val="1"/>
      <w:marLeft w:val="0"/>
      <w:marRight w:val="0"/>
      <w:marTop w:val="0"/>
      <w:marBottom w:val="0"/>
      <w:divBdr>
        <w:top w:val="none" w:sz="0" w:space="0" w:color="auto"/>
        <w:left w:val="none" w:sz="0" w:space="0" w:color="auto"/>
        <w:bottom w:val="none" w:sz="0" w:space="0" w:color="auto"/>
        <w:right w:val="none" w:sz="0" w:space="0" w:color="auto"/>
      </w:divBdr>
    </w:div>
    <w:div w:id="1332099348">
      <w:bodyDiv w:val="1"/>
      <w:marLeft w:val="0"/>
      <w:marRight w:val="0"/>
      <w:marTop w:val="0"/>
      <w:marBottom w:val="0"/>
      <w:divBdr>
        <w:top w:val="none" w:sz="0" w:space="0" w:color="auto"/>
        <w:left w:val="none" w:sz="0" w:space="0" w:color="auto"/>
        <w:bottom w:val="none" w:sz="0" w:space="0" w:color="auto"/>
        <w:right w:val="none" w:sz="0" w:space="0" w:color="auto"/>
      </w:divBdr>
      <w:divsChild>
        <w:div w:id="2097163526">
          <w:marLeft w:val="547"/>
          <w:marRight w:val="0"/>
          <w:marTop w:val="0"/>
          <w:marBottom w:val="0"/>
          <w:divBdr>
            <w:top w:val="none" w:sz="0" w:space="0" w:color="auto"/>
            <w:left w:val="none" w:sz="0" w:space="0" w:color="auto"/>
            <w:bottom w:val="none" w:sz="0" w:space="0" w:color="auto"/>
            <w:right w:val="none" w:sz="0" w:space="0" w:color="auto"/>
          </w:divBdr>
        </w:div>
      </w:divsChild>
    </w:div>
    <w:div w:id="1556159053">
      <w:bodyDiv w:val="1"/>
      <w:marLeft w:val="0"/>
      <w:marRight w:val="0"/>
      <w:marTop w:val="0"/>
      <w:marBottom w:val="0"/>
      <w:divBdr>
        <w:top w:val="none" w:sz="0" w:space="0" w:color="auto"/>
        <w:left w:val="none" w:sz="0" w:space="0" w:color="auto"/>
        <w:bottom w:val="none" w:sz="0" w:space="0" w:color="auto"/>
        <w:right w:val="none" w:sz="0" w:space="0" w:color="auto"/>
      </w:divBdr>
    </w:div>
    <w:div w:id="1614945019">
      <w:bodyDiv w:val="1"/>
      <w:marLeft w:val="0"/>
      <w:marRight w:val="0"/>
      <w:marTop w:val="0"/>
      <w:marBottom w:val="0"/>
      <w:divBdr>
        <w:top w:val="none" w:sz="0" w:space="0" w:color="auto"/>
        <w:left w:val="none" w:sz="0" w:space="0" w:color="auto"/>
        <w:bottom w:val="none" w:sz="0" w:space="0" w:color="auto"/>
        <w:right w:val="none" w:sz="0" w:space="0" w:color="auto"/>
      </w:divBdr>
    </w:div>
    <w:div w:id="1672636833">
      <w:bodyDiv w:val="1"/>
      <w:marLeft w:val="0"/>
      <w:marRight w:val="0"/>
      <w:marTop w:val="0"/>
      <w:marBottom w:val="0"/>
      <w:divBdr>
        <w:top w:val="none" w:sz="0" w:space="0" w:color="auto"/>
        <w:left w:val="none" w:sz="0" w:space="0" w:color="auto"/>
        <w:bottom w:val="none" w:sz="0" w:space="0" w:color="auto"/>
        <w:right w:val="none" w:sz="0" w:space="0" w:color="auto"/>
      </w:divBdr>
    </w:div>
    <w:div w:id="1776973127">
      <w:bodyDiv w:val="1"/>
      <w:marLeft w:val="0"/>
      <w:marRight w:val="0"/>
      <w:marTop w:val="0"/>
      <w:marBottom w:val="0"/>
      <w:divBdr>
        <w:top w:val="none" w:sz="0" w:space="0" w:color="auto"/>
        <w:left w:val="none" w:sz="0" w:space="0" w:color="auto"/>
        <w:bottom w:val="none" w:sz="0" w:space="0" w:color="auto"/>
        <w:right w:val="none" w:sz="0" w:space="0" w:color="auto"/>
      </w:divBdr>
    </w:div>
    <w:div w:id="1866170271">
      <w:bodyDiv w:val="1"/>
      <w:marLeft w:val="0"/>
      <w:marRight w:val="0"/>
      <w:marTop w:val="0"/>
      <w:marBottom w:val="0"/>
      <w:divBdr>
        <w:top w:val="none" w:sz="0" w:space="0" w:color="auto"/>
        <w:left w:val="none" w:sz="0" w:space="0" w:color="auto"/>
        <w:bottom w:val="none" w:sz="0" w:space="0" w:color="auto"/>
        <w:right w:val="none" w:sz="0" w:space="0" w:color="auto"/>
      </w:divBdr>
    </w:div>
    <w:div w:id="1978027011">
      <w:bodyDiv w:val="1"/>
      <w:marLeft w:val="0"/>
      <w:marRight w:val="0"/>
      <w:marTop w:val="0"/>
      <w:marBottom w:val="0"/>
      <w:divBdr>
        <w:top w:val="none" w:sz="0" w:space="0" w:color="auto"/>
        <w:left w:val="none" w:sz="0" w:space="0" w:color="auto"/>
        <w:bottom w:val="none" w:sz="0" w:space="0" w:color="auto"/>
        <w:right w:val="none" w:sz="0" w:space="0" w:color="auto"/>
      </w:divBdr>
      <w:divsChild>
        <w:div w:id="1464351696">
          <w:marLeft w:val="360"/>
          <w:marRight w:val="0"/>
          <w:marTop w:val="0"/>
          <w:marBottom w:val="0"/>
          <w:divBdr>
            <w:top w:val="none" w:sz="0" w:space="0" w:color="auto"/>
            <w:left w:val="none" w:sz="0" w:space="0" w:color="auto"/>
            <w:bottom w:val="none" w:sz="0" w:space="0" w:color="auto"/>
            <w:right w:val="none" w:sz="0" w:space="0" w:color="auto"/>
          </w:divBdr>
        </w:div>
        <w:div w:id="2062439509">
          <w:marLeft w:val="360"/>
          <w:marRight w:val="0"/>
          <w:marTop w:val="0"/>
          <w:marBottom w:val="0"/>
          <w:divBdr>
            <w:top w:val="none" w:sz="0" w:space="0" w:color="auto"/>
            <w:left w:val="none" w:sz="0" w:space="0" w:color="auto"/>
            <w:bottom w:val="none" w:sz="0" w:space="0" w:color="auto"/>
            <w:right w:val="none" w:sz="0" w:space="0" w:color="auto"/>
          </w:divBdr>
        </w:div>
        <w:div w:id="1469274266">
          <w:marLeft w:val="360"/>
          <w:marRight w:val="0"/>
          <w:marTop w:val="0"/>
          <w:marBottom w:val="0"/>
          <w:divBdr>
            <w:top w:val="none" w:sz="0" w:space="0" w:color="auto"/>
            <w:left w:val="none" w:sz="0" w:space="0" w:color="auto"/>
            <w:bottom w:val="none" w:sz="0" w:space="0" w:color="auto"/>
            <w:right w:val="none" w:sz="0" w:space="0" w:color="auto"/>
          </w:divBdr>
        </w:div>
        <w:div w:id="2019189483">
          <w:marLeft w:val="360"/>
          <w:marRight w:val="0"/>
          <w:marTop w:val="0"/>
          <w:marBottom w:val="0"/>
          <w:divBdr>
            <w:top w:val="none" w:sz="0" w:space="0" w:color="auto"/>
            <w:left w:val="none" w:sz="0" w:space="0" w:color="auto"/>
            <w:bottom w:val="none" w:sz="0" w:space="0" w:color="auto"/>
            <w:right w:val="none" w:sz="0" w:space="0" w:color="auto"/>
          </w:divBdr>
        </w:div>
        <w:div w:id="2091190186">
          <w:marLeft w:val="360"/>
          <w:marRight w:val="0"/>
          <w:marTop w:val="0"/>
          <w:marBottom w:val="0"/>
          <w:divBdr>
            <w:top w:val="none" w:sz="0" w:space="0" w:color="auto"/>
            <w:left w:val="none" w:sz="0" w:space="0" w:color="auto"/>
            <w:bottom w:val="none" w:sz="0" w:space="0" w:color="auto"/>
            <w:right w:val="none" w:sz="0" w:space="0" w:color="auto"/>
          </w:divBdr>
        </w:div>
        <w:div w:id="1201092041">
          <w:marLeft w:val="360"/>
          <w:marRight w:val="0"/>
          <w:marTop w:val="0"/>
          <w:marBottom w:val="0"/>
          <w:divBdr>
            <w:top w:val="none" w:sz="0" w:space="0" w:color="auto"/>
            <w:left w:val="none" w:sz="0" w:space="0" w:color="auto"/>
            <w:bottom w:val="none" w:sz="0" w:space="0" w:color="auto"/>
            <w:right w:val="none" w:sz="0" w:space="0" w:color="auto"/>
          </w:divBdr>
        </w:div>
      </w:divsChild>
    </w:div>
    <w:div w:id="2111854466">
      <w:bodyDiv w:val="1"/>
      <w:marLeft w:val="0"/>
      <w:marRight w:val="0"/>
      <w:marTop w:val="0"/>
      <w:marBottom w:val="0"/>
      <w:divBdr>
        <w:top w:val="none" w:sz="0" w:space="0" w:color="auto"/>
        <w:left w:val="none" w:sz="0" w:space="0" w:color="auto"/>
        <w:bottom w:val="none" w:sz="0" w:space="0" w:color="auto"/>
        <w:right w:val="none" w:sz="0" w:space="0" w:color="auto"/>
      </w:divBdr>
    </w:div>
    <w:div w:id="2140803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6/09/relationships/commentsIds" Target="commentsId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1/relationships/commentsExtended" Target="commentsExtended.xml"/><Relationship Id="rId5" Type="http://schemas.openxmlformats.org/officeDocument/2006/relationships/numbering" Target="numbering.xml"/><Relationship Id="rId15" Type="http://schemas.microsoft.com/office/2011/relationships/people" Target="people.xml"/><Relationship Id="rId10" Type="http://schemas.openxmlformats.org/officeDocument/2006/relationships/comments" Target="comments.xml"/><Relationship Id="rId4" Type="http://schemas.openxmlformats.org/officeDocument/2006/relationships/customXml" Target="../customXml/item4.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0711D4AE4CCD34FBA955AE8B4440ADE" ma:contentTypeVersion="4" ma:contentTypeDescription="Create a new document." ma:contentTypeScope="" ma:versionID="ec7b826a5bace3396c500203615a703f">
  <xsd:schema xmlns:xsd="http://www.w3.org/2001/XMLSchema" xmlns:xs="http://www.w3.org/2001/XMLSchema" xmlns:p="http://schemas.microsoft.com/office/2006/metadata/properties" xmlns:ns2="f30d0820-ace5-47d4-b628-98ce846e5de2" targetNamespace="http://schemas.microsoft.com/office/2006/metadata/properties" ma:root="true" ma:fieldsID="1ca304fe8c914c10d0762da3ebb119d9" ns2:_="">
    <xsd:import namespace="f30d0820-ace5-47d4-b628-98ce846e5de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0d0820-ace5-47d4-b628-98ce846e5d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27DC98E-51CE-4F97-9714-ED1264A04376}">
  <ds:schemaRefs>
    <ds:schemaRef ds:uri="http://schemas.openxmlformats.org/officeDocument/2006/bibliography"/>
  </ds:schemaRefs>
</ds:datastoreItem>
</file>

<file path=customXml/itemProps2.xml><?xml version="1.0" encoding="utf-8"?>
<ds:datastoreItem xmlns:ds="http://schemas.openxmlformats.org/officeDocument/2006/customXml" ds:itemID="{D5E35C38-CBDA-47AE-84FD-85D0597D03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0d0820-ace5-47d4-b628-98ce846e5d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CA70777-0522-4310-878E-D646B6934D5A}">
  <ds:schemaRefs>
    <ds:schemaRef ds:uri="http://schemas.microsoft.com/sharepoint/v3/contenttype/forms"/>
  </ds:schemaRefs>
</ds:datastoreItem>
</file>

<file path=customXml/itemProps4.xml><?xml version="1.0" encoding="utf-8"?>
<ds:datastoreItem xmlns:ds="http://schemas.openxmlformats.org/officeDocument/2006/customXml" ds:itemID="{8B805346-DC76-4DFD-8D94-ADD3E28D05A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10</Pages>
  <Words>3649</Words>
  <Characters>20070</Characters>
  <Application>Microsoft Office Word</Application>
  <DocSecurity>0</DocSecurity>
  <Lines>167</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Claudia Rios</dc:creator>
  <cp:lastModifiedBy>WILLIAM RICARDO AGUILAR PIÑA</cp:lastModifiedBy>
  <cp:revision>52</cp:revision>
  <dcterms:created xsi:type="dcterms:W3CDTF">2024-02-06T20:54:00Z</dcterms:created>
  <dcterms:modified xsi:type="dcterms:W3CDTF">2025-06-19T14:21:00Z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0x01010080711D4AE4CCD34FBA955AE8B4440ADE</vt:lpwstr>
  </property>
</Properties>
</file>